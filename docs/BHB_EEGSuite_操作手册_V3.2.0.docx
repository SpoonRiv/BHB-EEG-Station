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159A1">
      <w:pPr>
        <w:spacing w:before="3600"/>
      </w:pPr>
    </w:p>
    <w:p w14:paraId="1BBD5D6F">
      <w:pPr>
        <w:spacing w:after="200"/>
        <w:jc w:val="center"/>
      </w:pPr>
      <w:r>
        <w:rPr>
          <w:rFonts w:ascii="Arial" w:hAnsi="Arial" w:eastAsia="微软雅黑"/>
          <w:b/>
          <w:bCs/>
          <w:color w:val="1A365D"/>
          <w:sz w:val="56"/>
          <w:szCs w:val="56"/>
        </w:rPr>
        <w:t>脑电采集分析系统</w:t>
      </w:r>
      <w:r>
        <w:commentReference w:id="0"/>
        <w:commentReference w:id="1"/>
      </w:r>
    </w:p>
    <w:p w14:paraId="788214ED">
      <w:pPr>
        <w:spacing w:after="600"/>
        <w:jc w:val="center"/>
      </w:pPr>
      <w:r>
        <w:rPr>
          <w:rFonts w:ascii="Arial" w:hAnsi="Arial" w:eastAsia="微软雅黑"/>
          <w:b/>
          <w:bCs/>
          <w:color w:val="2B6CB0"/>
          <w:sz w:val="44"/>
          <w:szCs w:val="44"/>
        </w:rPr>
        <w:t>BHB EEGSuite 操作手册</w:t>
      </w:r>
    </w:p>
    <w:p w14:paraId="0888D8E7">
      <w:pPr>
        <w:spacing w:after="200"/>
        <w:jc w:val="center"/>
      </w:pPr>
      <w:r>
        <w:rPr>
          <w:rFonts w:ascii="Arial" w:hAnsi="Arial" w:eastAsia="微软雅黑"/>
          <w:color w:val="4A5568"/>
          <w:sz w:val="32"/>
          <w:szCs w:val="32"/>
        </w:rPr>
        <w:t>版本 V3.</w:t>
      </w:r>
      <w:ins w:id="0" w:author="赵金昊" w:date="2026-08-20T21:44:05Z">
        <w:r>
          <w:rPr>
            <w:rFonts w:hint="eastAsia"/>
            <w:color w:val="4A5568"/>
            <w:sz w:val="32"/>
            <w:szCs w:val="32"/>
            <w:lang w:val="en-US" w:eastAsia="zh-CN"/>
          </w:rPr>
          <w:t>2.0</w:t>
        </w:r>
      </w:ins>
    </w:p>
    <w:p w14:paraId="0F6F9BD5">
      <w:pPr>
        <w:spacing w:after="200"/>
        <w:jc w:val="center"/>
      </w:pPr>
      <w:r>
        <w:rPr>
          <w:rFonts w:ascii="Arial" w:hAnsi="Arial" w:eastAsia="微软雅黑"/>
          <w:color w:val="718096"/>
          <w:sz w:val="28"/>
          <w:szCs w:val="28"/>
        </w:rPr>
        <w:t>2026年8月</w:t>
      </w:r>
    </w:p>
    <w:p w14:paraId="072E0C08">
      <w:pPr>
        <w:spacing w:before="600"/>
        <w:jc w:val="center"/>
      </w:pPr>
      <w:r>
        <w:rPr>
          <w:rFonts w:ascii="Arial" w:hAnsi="Arial" w:eastAsia="微软雅黑"/>
          <w:color w:val="A0AEC0"/>
          <w:sz w:val="22"/>
          <w:szCs w:val="22"/>
        </w:rPr>
        <w:t>BUAA BHB  Brain Computer Interface</w:t>
      </w:r>
    </w:p>
    <w:p w14:paraId="50AD3DAA">
      <w:pPr>
        <w:rPr>
          <w:ins w:id="2" w:author="赵金昊" w:date="2026-08-20T21:44:14Z"/>
        </w:rPr>
      </w:pPr>
      <w:r>
        <w:br w:type="page"/>
      </w:r>
    </w:p>
    <w:p w14:paraId="2042CCAE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第一章  系统概述</w:t>
      </w:r>
      <w:bookmarkStart w:id="0" w:name="_GoBack"/>
      <w:bookmarkEnd w:id="0"/>
    </w:p>
    <w:p w14:paraId="6A07F9D8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1.1  系统简介</w:t>
      </w:r>
    </w:p>
    <w:p w14:paraId="233763A9">
      <w:pPr>
        <w:spacing w:before="60" w:after="60"/>
      </w:pPr>
      <w:r>
        <w:rPr>
          <w:rFonts w:ascii="Arial" w:hAnsi="Arial" w:eastAsia="微软雅黑"/>
          <w:sz w:val="22"/>
          <w:szCs w:val="22"/>
        </w:rPr>
        <w:t>脑电采集分析系统（BHB EEGSuite）是一款基于 Web 技术构建的脑电（EEG）上位机软件，运行于 Windows 11 平台。系统负责 EEG 采集控制、阻抗检测、EEG 数据存取、在线数据流转（LSL）以及浏览器实时可视化（WebSocket）。</w:t>
      </w:r>
    </w:p>
    <w:p w14:paraId="554229A8">
      <w:pPr>
        <w:spacing w:before="60" w:after="60"/>
      </w:pPr>
      <w:r>
        <w:rPr>
          <w:rFonts w:ascii="Arial" w:hAnsi="Arial" w:eastAsia="微软雅黑"/>
          <w:sz w:val="22"/>
          <w:szCs w:val="22"/>
        </w:rPr>
        <w:t>系统采用 FastAPI 后端 + 静态前端 + WebSocket 实时通信 + pylsl 数据总线的架构设计，采集进程与 Web 展示完全解耦，确保采集稳定性与展示流畅性互不影响。</w:t>
      </w:r>
    </w:p>
    <w:p w14:paraId="3605D969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1.2  主要功能</w:t>
      </w:r>
    </w:p>
    <w:p w14:paraId="29C3DB70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蓝牙设备扫描与连接：支持自动识别 BHB 脑电设备，按名称/地址/MAC 连接</w:t>
      </w:r>
    </w:p>
    <w:p w14:paraId="29EAD1FA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通道配置：8/16 通道模式切换，10-20 标准电极位置图交互式选择，常用组合管理</w:t>
      </w:r>
    </w:p>
    <w:p w14:paraId="4B935AF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阻抗检测：实时阻抗地形图与列表展示，双阈值调节，快速定位接触不良通道</w:t>
      </w:r>
    </w:p>
    <w:p w14:paraId="135D1B78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脑电采集：多通道实时波形显示，自动/固定量程模式，50Hz 工频陷波</w:t>
      </w:r>
    </w:p>
    <w:p w14:paraId="3E7365A8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频域分析：实时 Welch 功率谱密度（PSD），五频带相对功率与微分熵，支持双通道频谱对比（V3.2.0 新增）</w:t>
      </w:r>
    </w:p>
    <w:p w14:paraId="0C2D9F54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数据导出：支持 CSV/EDF 格式，可选带通滤波另存，会话管理</w:t>
      </w:r>
    </w:p>
    <w:p w14:paraId="3B55374D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电刺激（tDCS）：经颅直流电刺激控制与监测，参数下发与实时状态反馈</w:t>
      </w:r>
    </w:p>
    <w:p w14:paraId="5D352B89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调试输出：结构化调试事件展示，支持过滤/暂停/清空</w:t>
      </w:r>
    </w:p>
    <w:p w14:paraId="44A0947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主题切换：日间/夜间模式自由切换，持久化保存</w:t>
      </w:r>
    </w:p>
    <w:p w14:paraId="6739D806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Trigger 触发器：支持 BLE/TTL 多触发源，标记采集事件</w:t>
      </w:r>
    </w:p>
    <w:p w14:paraId="2A2578E0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1.3  技术架构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1374E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501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层级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F971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技术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54E2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职责</w:t>
            </w:r>
          </w:p>
        </w:tc>
      </w:tr>
      <w:tr w14:paraId="32710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0F7B4">
            <w:r>
              <w:rPr>
                <w:rFonts w:ascii="Arial" w:hAnsi="Arial" w:eastAsia="微软雅黑"/>
                <w:sz w:val="21"/>
                <w:szCs w:val="21"/>
              </w:rPr>
              <w:t>后端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E0CC">
            <w:r>
              <w:rPr>
                <w:rFonts w:ascii="Arial" w:hAnsi="Arial" w:eastAsia="微软雅黑"/>
                <w:sz w:val="21"/>
                <w:szCs w:val="21"/>
              </w:rPr>
              <w:t>FastAPI + Uvicorn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62">
            <w:r>
              <w:rPr>
                <w:rFonts w:ascii="Arial" w:hAnsi="Arial" w:eastAsia="微软雅黑"/>
                <w:sz w:val="21"/>
                <w:szCs w:val="21"/>
              </w:rPr>
              <w:t>HTTP API、WebSocket 路由、生命周期管理</w:t>
            </w:r>
          </w:p>
        </w:tc>
      </w:tr>
      <w:tr w14:paraId="13C72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22C7">
            <w:r>
              <w:rPr>
                <w:rFonts w:ascii="Arial" w:hAnsi="Arial" w:eastAsia="微软雅黑"/>
                <w:sz w:val="21"/>
                <w:szCs w:val="21"/>
              </w:rPr>
              <w:t>前端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0C6C">
            <w:r>
              <w:rPr>
                <w:rFonts w:ascii="Arial" w:hAnsi="Arial" w:eastAsia="微软雅黑"/>
                <w:sz w:val="21"/>
                <w:szCs w:val="21"/>
              </w:rPr>
              <w:t>HTML/CSS/JS + ECharts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A9CC">
            <w:r>
              <w:rPr>
                <w:rFonts w:ascii="Arial" w:hAnsi="Arial" w:eastAsia="微软雅黑"/>
                <w:sz w:val="21"/>
                <w:szCs w:val="21"/>
              </w:rPr>
              <w:t>静态页面、实时波形渲染、交互控制</w:t>
            </w:r>
          </w:p>
        </w:tc>
      </w:tr>
      <w:tr w14:paraId="040A7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25377">
            <w:r>
              <w:rPr>
                <w:rFonts w:ascii="Arial" w:hAnsi="Arial" w:eastAsia="微软雅黑"/>
                <w:sz w:val="21"/>
                <w:szCs w:val="21"/>
              </w:rPr>
              <w:t>实时通信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E0C80">
            <w:r>
              <w:rPr>
                <w:rFonts w:ascii="Arial" w:hAnsi="Arial" w:eastAsia="微软雅黑"/>
                <w:sz w:val="21"/>
                <w:szCs w:val="21"/>
              </w:rPr>
              <w:t>WebSocket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C11F">
            <w:r>
              <w:rPr>
                <w:rFonts w:ascii="Arial" w:hAnsi="Arial" w:eastAsia="微软雅黑"/>
                <w:sz w:val="21"/>
                <w:szCs w:val="21"/>
              </w:rPr>
              <w:t>EEG/阻抗/PSD/调试事件实时推送</w:t>
            </w:r>
          </w:p>
        </w:tc>
      </w:tr>
      <w:tr w14:paraId="698DA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38DAE">
            <w:r>
              <w:rPr>
                <w:rFonts w:ascii="Arial" w:hAnsi="Arial" w:eastAsia="微软雅黑"/>
                <w:sz w:val="21"/>
                <w:szCs w:val="21"/>
              </w:rPr>
              <w:t>数据总线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D3AD6">
            <w:r>
              <w:rPr>
                <w:rFonts w:ascii="Arial" w:hAnsi="Arial" w:eastAsia="微软雅黑"/>
                <w:sz w:val="21"/>
                <w:szCs w:val="21"/>
              </w:rPr>
              <w:t>pylsl (LSL)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FDB75">
            <w:r>
              <w:rPr>
                <w:rFonts w:ascii="Arial" w:hAnsi="Arial" w:eastAsia="微软雅黑"/>
                <w:sz w:val="21"/>
                <w:szCs w:val="21"/>
              </w:rPr>
              <w:t>采集子进程与主进程间的数据流转</w:t>
            </w:r>
          </w:p>
        </w:tc>
      </w:tr>
      <w:tr w14:paraId="459BD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A6B92">
            <w:r>
              <w:rPr>
                <w:rFonts w:ascii="Arial" w:hAnsi="Arial" w:eastAsia="微软雅黑"/>
                <w:sz w:val="21"/>
                <w:szCs w:val="21"/>
              </w:rPr>
              <w:t>蓝牙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3689">
            <w:r>
              <w:rPr>
                <w:rFonts w:ascii="Arial" w:hAnsi="Arial" w:eastAsia="微软雅黑"/>
                <w:sz w:val="21"/>
                <w:szCs w:val="21"/>
              </w:rPr>
              <w:t>Bleak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DDF00">
            <w:r>
              <w:rPr>
                <w:rFonts w:ascii="Arial" w:hAnsi="Arial" w:eastAsia="微软雅黑"/>
                <w:sz w:val="21"/>
                <w:szCs w:val="21"/>
              </w:rPr>
              <w:t>BLE 设备扫描、连接、GATT 通信</w:t>
            </w:r>
          </w:p>
        </w:tc>
      </w:tr>
      <w:tr w14:paraId="686BD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CD14">
            <w:r>
              <w:rPr>
                <w:rFonts w:ascii="Arial" w:hAnsi="Arial" w:eastAsia="微软雅黑"/>
                <w:sz w:val="21"/>
                <w:szCs w:val="21"/>
              </w:rPr>
              <w:t>采集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05E4">
            <w:r>
              <w:rPr>
                <w:rFonts w:ascii="Arial" w:hAnsi="Arial" w:eastAsia="微软雅黑"/>
                <w:sz w:val="21"/>
                <w:szCs w:val="21"/>
              </w:rPr>
              <w:t>multiprocessing.Process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5D9C0">
            <w:r>
              <w:rPr>
                <w:rFonts w:ascii="Arial" w:hAnsi="Arial" w:eastAsia="微软雅黑"/>
                <w:sz w:val="21"/>
                <w:szCs w:val="21"/>
              </w:rPr>
              <w:t>独立进程采集，不阻塞事件循环</w:t>
            </w:r>
          </w:p>
        </w:tc>
      </w:tr>
      <w:tr w14:paraId="184B6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96A3">
            <w:r>
              <w:rPr>
                <w:rFonts w:ascii="Arial" w:hAnsi="Arial" w:eastAsia="微软雅黑"/>
                <w:sz w:val="21"/>
                <w:szCs w:val="21"/>
              </w:rPr>
              <w:t>信号处理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8660">
            <w:r>
              <w:rPr>
                <w:rFonts w:ascii="Arial" w:hAnsi="Arial" w:eastAsia="微软雅黑"/>
                <w:sz w:val="21"/>
                <w:szCs w:val="21"/>
              </w:rPr>
              <w:t>SciPy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315F3">
            <w:r>
              <w:rPr>
                <w:rFonts w:ascii="Arial" w:hAnsi="Arial" w:eastAsia="微软雅黑"/>
                <w:sz w:val="21"/>
                <w:szCs w:val="21"/>
              </w:rPr>
              <w:t>陷波滤波、带通滤波、Welch PSD</w:t>
            </w:r>
          </w:p>
        </w:tc>
      </w:tr>
    </w:tbl>
    <w:p w14:paraId="5D23427E">
      <w:r>
        <w:br w:type="page"/>
      </w:r>
    </w:p>
    <w:p w14:paraId="6B04943F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第二章  设备连接</w:t>
      </w:r>
    </w:p>
    <w:p w14:paraId="50F4A784">
      <w:pPr>
        <w:spacing w:before="60" w:after="60"/>
      </w:pPr>
      <w:r>
        <w:rPr>
          <w:rFonts w:ascii="Arial" w:hAnsi="Arial" w:eastAsia="微软雅黑"/>
          <w:sz w:val="22"/>
          <w:szCs w:val="22"/>
        </w:rPr>
        <w:t>设备连接是使用系统的第一步。在"设备"页面完成蓝牙扫描、设备选择与连接。</w:t>
      </w:r>
      <w:r>
        <w:commentReference w:id="2"/>
        <w:commentReference w:id="3"/>
      </w:r>
    </w:p>
    <w:p w14:paraId="45F46B1D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2.1  蓝牙设备扫描</w:t>
      </w:r>
    </w:p>
    <w:p w14:paraId="68918018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在"设备"页面，点击左侧"选择蓝牙设备"卡片中的【扫描】按钮。</w:t>
      </w:r>
    </w:p>
    <w:p w14:paraId="0E04855F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系统将扫描周边 BLE 设备，扫描时长约 3 秒。</w:t>
      </w:r>
    </w:p>
    <w:p w14:paraId="62E4CE85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扫描完成后，设备列表会自动刷新，显示所有发现的 BLE 设备。</w:t>
      </w:r>
    </w:p>
    <w:p w14:paraId="63116DB8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每个设备项显示：设备名称、MAC 地址、信号强度（RSSI）。</w:t>
      </w:r>
    </w:p>
    <w:p w14:paraId="5D26CC24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如设备较多，可通过设备名称快速定位目标设备。</w:t>
      </w:r>
    </w:p>
    <w:p w14:paraId="7FB8AAB4">
      <w:pPr>
        <w:pBdr>
          <w:left w:val="single" w:color="17A2B8" w:sz="12" w:space="0"/>
        </w:pBdr>
        <w:shd w:val="clear" w:fill="D1ECF1"/>
        <w:spacing w:before="80" w:after="80"/>
        <w:ind w:left="240"/>
      </w:pPr>
      <w:r>
        <w:rPr>
          <w:rFonts w:ascii="Arial" w:hAnsi="Arial" w:eastAsia="微软雅黑"/>
          <w:b/>
          <w:bCs/>
          <w:color w:val="0C5460"/>
          <w:sz w:val="22"/>
          <w:szCs w:val="22"/>
        </w:rPr>
        <w:t>提示：</w:t>
      </w:r>
      <w:r>
        <w:rPr>
          <w:rFonts w:ascii="Arial" w:hAnsi="Arial" w:eastAsia="微软雅黑"/>
          <w:color w:val="0C5460"/>
          <w:sz w:val="22"/>
          <w:szCs w:val="22"/>
        </w:rPr>
        <w:t>"最近连接"徽章会标记上次成功连接的设备，方便快速识别。</w:t>
      </w:r>
    </w:p>
    <w:p w14:paraId="7C0CAC9B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2.2  设备选择与连接</w:t>
      </w:r>
    </w:p>
    <w:p w14:paraId="1DF5BD0E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在设备列表中找到目标设备（核对设备名称与地址）。</w:t>
      </w:r>
    </w:p>
    <w:p w14:paraId="60B145E0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点击设备项以选中（高亮显示）。</w:t>
      </w:r>
    </w:p>
    <w:p w14:paraId="24065555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点击【连接】按钮，等待连接建立。</w:t>
      </w:r>
    </w:p>
    <w:p w14:paraId="732D1F04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连接成功后，右上角连接状态灯变为绿色，状态文本显示"已连接"。</w:t>
      </w:r>
    </w:p>
    <w:p w14:paraId="7FA360D4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系统会根据设备名称自动识别通道数（8/16 通道）并同步配置。</w:t>
      </w:r>
    </w:p>
    <w:p w14:paraId="0DEC9EA7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连接过程中请保持设备开机且在蓝牙有效范围内（通常 10 米以内）。</w:t>
      </w:r>
    </w:p>
    <w:p w14:paraId="440A7FED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2.3  蓝牙模块命名规则</w:t>
      </w:r>
    </w:p>
    <w:p w14:paraId="19AC337A">
      <w:pPr>
        <w:spacing w:before="60" w:after="60"/>
      </w:pPr>
      <w:r>
        <w:rPr>
          <w:rFonts w:ascii="Arial" w:hAnsi="Arial" w:eastAsia="微软雅黑"/>
          <w:sz w:val="22"/>
          <w:szCs w:val="22"/>
        </w:rPr>
        <w:t>BHB 脑电设备采用标准化蓝牙命名规则，格式为 MSM***S**：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3094A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F53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命名格式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70F0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含义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FA87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示例</w:t>
            </w:r>
          </w:p>
        </w:tc>
      </w:tr>
      <w:tr w14:paraId="5A53E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9095">
            <w:r>
              <w:rPr>
                <w:rFonts w:ascii="Arial" w:hAnsi="Arial" w:eastAsia="微软雅黑"/>
                <w:sz w:val="21"/>
                <w:szCs w:val="21"/>
              </w:rPr>
              <w:t>MSM008S01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61C90">
            <w:r>
              <w:rPr>
                <w:rFonts w:ascii="Arial" w:hAnsi="Arial" w:eastAsia="微软雅黑"/>
                <w:sz w:val="21"/>
                <w:szCs w:val="21"/>
              </w:rPr>
              <w:t>8 通道采集 + 1 通道电刺激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7030">
            <w:r>
              <w:rPr>
                <w:rFonts w:ascii="Arial" w:hAnsi="Arial" w:eastAsia="微软雅黑"/>
                <w:sz w:val="21"/>
                <w:szCs w:val="21"/>
              </w:rPr>
              <w:t>8 通道 EEG + tDCS</w:t>
            </w:r>
          </w:p>
        </w:tc>
      </w:tr>
      <w:tr w14:paraId="2226C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397E">
            <w:r>
              <w:rPr>
                <w:rFonts w:ascii="Arial" w:hAnsi="Arial" w:eastAsia="微软雅黑"/>
                <w:sz w:val="21"/>
                <w:szCs w:val="21"/>
              </w:rPr>
              <w:t>MSM016S00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7F6C">
            <w:r>
              <w:rPr>
                <w:rFonts w:ascii="Arial" w:hAnsi="Arial" w:eastAsia="微软雅黑"/>
                <w:sz w:val="21"/>
                <w:szCs w:val="21"/>
              </w:rPr>
              <w:t>16 通道采集，无电刺激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C9C8">
            <w:r>
              <w:rPr>
                <w:rFonts w:ascii="Arial" w:hAnsi="Arial" w:eastAsia="微软雅黑"/>
                <w:sz w:val="21"/>
                <w:szCs w:val="21"/>
              </w:rPr>
              <w:t>16 通道 EEG</w:t>
            </w:r>
          </w:p>
        </w:tc>
      </w:tr>
      <w:tr w14:paraId="2BC7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4E6D">
            <w:r>
              <w:rPr>
                <w:rFonts w:ascii="Arial" w:hAnsi="Arial" w:eastAsia="微软雅黑"/>
                <w:sz w:val="21"/>
                <w:szCs w:val="21"/>
              </w:rPr>
              <w:t>MSM008S00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58D9">
            <w:r>
              <w:rPr>
                <w:rFonts w:ascii="Arial" w:hAnsi="Arial" w:eastAsia="微软雅黑"/>
                <w:sz w:val="21"/>
                <w:szCs w:val="21"/>
              </w:rPr>
              <w:t>8 通道采集，无电刺激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BAF4F">
            <w:r>
              <w:rPr>
                <w:rFonts w:ascii="Arial" w:hAnsi="Arial" w:eastAsia="微软雅黑"/>
                <w:sz w:val="21"/>
                <w:szCs w:val="21"/>
              </w:rPr>
              <w:t>8 通道 EEG</w:t>
            </w:r>
          </w:p>
        </w:tc>
      </w:tr>
      <w:tr w14:paraId="6189C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78434">
            <w:r>
              <w:rPr>
                <w:rFonts w:ascii="Arial" w:hAnsi="Arial" w:eastAsia="微软雅黑"/>
                <w:sz w:val="21"/>
                <w:szCs w:val="21"/>
              </w:rPr>
              <w:t>MSM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8B8E">
            <w:r>
              <w:rPr>
                <w:rFonts w:ascii="Arial" w:hAnsi="Arial" w:eastAsia="微软雅黑"/>
                <w:sz w:val="21"/>
                <w:szCs w:val="21"/>
              </w:rPr>
              <w:t>老版设备（统一命名）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ACAD8">
            <w:r>
              <w:rPr>
                <w:rFonts w:ascii="Arial" w:hAnsi="Arial" w:eastAsia="微软雅黑"/>
                <w:sz w:val="21"/>
                <w:szCs w:val="21"/>
              </w:rPr>
              <w:t>老版 8 通道设备</w:t>
            </w:r>
          </w:p>
        </w:tc>
      </w:tr>
    </w:tbl>
    <w:p w14:paraId="0B532C43">
      <w:pPr>
        <w:spacing w:before="60" w:after="60"/>
      </w:pPr>
      <w:r>
        <w:rPr>
          <w:rFonts w:ascii="Arial" w:hAnsi="Arial" w:eastAsia="微软雅黑"/>
          <w:sz w:val="22"/>
          <w:szCs w:val="22"/>
        </w:rPr>
        <w:t>其中 MSM 后三位数字表示 EEG 通道数（如 008 = 8 通道，016 = 16 通道），S 后两位数字表示电刺激通道数（00 = 无，01 = 1 通道）。</w:t>
      </w:r>
    </w:p>
    <w:p w14:paraId="6EFE1872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2.4  断开连接</w:t>
      </w:r>
    </w:p>
    <w:p w14:paraId="48D8E641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点击【断开】按钮，系统将断开蓝牙连接。</w:t>
      </w:r>
    </w:p>
    <w:p w14:paraId="58AB5B95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断开后，所有正在运行的采集/检测/刺激任务将自动停止。</w:t>
      </w:r>
    </w:p>
    <w:p w14:paraId="14851788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连接状态灯变为红色，状态文本显示"未连接"。</w:t>
      </w:r>
    </w:p>
    <w:p w14:paraId="389BA9AA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断开连接前请确保已停止所有采集任务并导出所需数据。</w:t>
      </w:r>
    </w:p>
    <w:p w14:paraId="050E1A14">
      <w:r>
        <w:br w:type="page"/>
      </w:r>
    </w:p>
    <w:p w14:paraId="097AEBD5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第三章  系统启动</w:t>
      </w:r>
    </w:p>
    <w:p w14:paraId="6A1E9C6A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3.1  环境要求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0"/>
        <w:gridCol w:w="4800"/>
      </w:tblGrid>
      <w:tr w14:paraId="7D769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E53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项目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DD6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要求</w:t>
            </w:r>
          </w:p>
        </w:tc>
      </w:tr>
      <w:tr w14:paraId="2F61D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6FDA0">
            <w:r>
              <w:rPr>
                <w:rFonts w:ascii="Arial" w:hAnsi="Arial" w:eastAsia="微软雅黑"/>
                <w:sz w:val="21"/>
                <w:szCs w:val="21"/>
              </w:rPr>
              <w:t>操作系统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86A6F">
            <w:r>
              <w:rPr>
                <w:rFonts w:ascii="Arial" w:hAnsi="Arial" w:eastAsia="微软雅黑"/>
                <w:sz w:val="21"/>
                <w:szCs w:val="21"/>
              </w:rPr>
              <w:t>Windows 10/11（需支持蓝牙 BLE）</w:t>
            </w:r>
          </w:p>
        </w:tc>
      </w:tr>
      <w:tr w14:paraId="71FB2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22113">
            <w:r>
              <w:rPr>
                <w:rFonts w:ascii="Arial" w:hAnsi="Arial" w:eastAsia="微软雅黑"/>
                <w:sz w:val="21"/>
                <w:szCs w:val="21"/>
              </w:rPr>
              <w:t>Python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AE530">
            <w:r>
              <w:rPr>
                <w:rFonts w:ascii="Arial" w:hAnsi="Arial" w:eastAsia="微软雅黑"/>
                <w:sz w:val="21"/>
                <w:szCs w:val="21"/>
              </w:rPr>
              <w:t>3.10.x</w:t>
            </w:r>
          </w:p>
        </w:tc>
      </w:tr>
      <w:tr w14:paraId="0709A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D719A">
            <w:r>
              <w:rPr>
                <w:rFonts w:ascii="Arial" w:hAnsi="Arial" w:eastAsia="微软雅黑"/>
                <w:sz w:val="21"/>
                <w:szCs w:val="21"/>
              </w:rPr>
              <w:t>浏览器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F876B">
            <w:r>
              <w:rPr>
                <w:rFonts w:ascii="Arial" w:hAnsi="Arial" w:eastAsia="微软雅黑"/>
                <w:sz w:val="21"/>
                <w:szCs w:val="21"/>
              </w:rPr>
              <w:t>Chrome / Edge / Firefox（推荐 Chrome）</w:t>
            </w:r>
          </w:p>
        </w:tc>
      </w:tr>
      <w:tr w14:paraId="67912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B006">
            <w:r>
              <w:rPr>
                <w:rFonts w:ascii="Arial" w:hAnsi="Arial" w:eastAsia="微软雅黑"/>
                <w:sz w:val="21"/>
                <w:szCs w:val="21"/>
              </w:rPr>
              <w:t>蓝牙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CE6EE">
            <w:r>
              <w:rPr>
                <w:rFonts w:ascii="Arial" w:hAnsi="Arial" w:eastAsia="微软雅黑"/>
                <w:sz w:val="21"/>
                <w:szCs w:val="21"/>
              </w:rPr>
              <w:t>支持 BLE 的蓝牙适配器</w:t>
            </w:r>
          </w:p>
        </w:tc>
      </w:tr>
      <w:tr w14:paraId="6A1BB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76B3">
            <w:r>
              <w:rPr>
                <w:rFonts w:ascii="Arial" w:hAnsi="Arial" w:eastAsia="微软雅黑"/>
                <w:sz w:val="21"/>
                <w:szCs w:val="21"/>
              </w:rPr>
              <w:t>依赖包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56B57">
            <w:r>
              <w:rPr>
                <w:rFonts w:ascii="Arial" w:hAnsi="Arial" w:eastAsia="微软雅黑"/>
                <w:sz w:val="21"/>
                <w:szCs w:val="21"/>
              </w:rPr>
              <w:t>FastAPI, Uvicorn, Bleak, pylsl, SciPy, pandas, pyedflib 等</w:t>
            </w:r>
          </w:p>
        </w:tc>
      </w:tr>
    </w:tbl>
    <w:p w14:paraId="127764C8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3</w:t>
      </w:r>
      <w:commentRangeStart w:id="4"/>
      <w:commentRangeStart w:id="5"/>
      <w:r>
        <w:commentReference w:id="4"/>
      </w:r>
      <w:r>
        <w:rPr>
          <w:rFonts w:ascii="Arial" w:hAnsi="Arial" w:eastAsia="微软雅黑"/>
          <w:b/>
          <w:bCs/>
          <w:color w:val="2B6CB0"/>
          <w:sz w:val="28"/>
          <w:szCs w:val="28"/>
        </w:rPr>
        <w:t>.2  启动步骤</w:t>
      </w:r>
      <w:commentRangeEnd w:id="5"/>
      <w:commentRangeEnd w:id="4"/>
      <w:r>
        <w:commentReference w:id="5"/>
      </w:r>
    </w:p>
    <w:p w14:paraId="27FE8B32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打开终端（PowerShell 或 CMD），切换到项目根目录。</w:t>
      </w:r>
    </w:p>
    <w:p w14:paraId="198EA8E2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 Python 虚拟环境已激活，依赖包已安装（参考 environment.yml）。</w:t>
      </w:r>
    </w:p>
    <w:p w14:paraId="58E8AEC9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执行启动命令：python main.py</w:t>
      </w:r>
    </w:p>
    <w:p w14:paraId="0ECD11E2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系统启动后会自动打开浏览器并访问 http://127.0.0.1:8001。</w:t>
      </w:r>
    </w:p>
    <w:p w14:paraId="70B9D232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如浏览器未自动打开，请手动在浏览器地址栏输入上述地址。</w:t>
      </w:r>
    </w:p>
    <w:p w14:paraId="1A2B3C01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系统首页即"设备"页面，如图 2-1 所示。系统无需登录，浏览器打开后即可直接使用。</w:t>
      </w:r>
    </w:p>
    <w:p w14:paraId="5E736C45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启动前请确保蓝牙适配器已开启，且没有其他程序占用 8001 端口。</w:t>
      </w:r>
    </w:p>
    <w:p w14:paraId="776A515B">
      <w:pPr>
        <w:spacing w:before="120" w:after="40"/>
        <w:jc w:val="center"/>
      </w:pPr>
      <w:r>
        <w:drawing>
          <wp:inline distT="0" distB="0" distL="114300" distR="114300">
            <wp:extent cx="5925185" cy="3333115"/>
            <wp:effectExtent l="0" t="0" r="1270" b="254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ABE59">
      <w:pPr>
        <w:spacing w:before="0" w:after="120"/>
        <w:jc w:val="center"/>
      </w:pPr>
      <w:r>
        <w:rPr>
          <w:rFonts w:ascii="Arial" w:hAnsi="Arial" w:eastAsia="微软雅黑"/>
          <w:i/>
          <w:iCs/>
          <w:color w:val="718096"/>
          <w:sz w:val="20"/>
          <w:szCs w:val="20"/>
        </w:rPr>
        <w:t>图 2-1  系统启动后的设备页（初始状态）</w:t>
      </w:r>
    </w:p>
    <w:p w14:paraId="0F805599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3.3  系统界面总览</w:t>
      </w:r>
    </w:p>
    <w:p w14:paraId="02B71DBD">
      <w:pPr>
        <w:spacing w:before="60" w:after="60"/>
      </w:pPr>
      <w:r>
        <w:rPr>
          <w:rFonts w:ascii="Arial" w:hAnsi="Arial" w:eastAsia="微软雅黑"/>
          <w:sz w:val="22"/>
          <w:szCs w:val="22"/>
        </w:rPr>
        <w:t>系统首页如图 2-2 所示，页面由顶部导航栏与主体内容区组成。主体内容区分为三块：左侧为蓝牙设备选择卡片，中间为 10-20 电极位置图，右侧为通道选择面板。顶部导航栏包含以下元素：</w:t>
      </w:r>
      <w:r>
        <w:commentReference w:id="6"/>
        <w:commentReference w:id="7"/>
      </w:r>
    </w:p>
    <w:p w14:paraId="2B3C4D02">
      <w:pPr>
        <w:spacing w:before="120" w:after="40"/>
        <w:jc w:val="center"/>
      </w:pPr>
      <w:r>
        <w:drawing>
          <wp:inline distT="0" distB="0" distL="114300" distR="114300">
            <wp:extent cx="5925185" cy="3333115"/>
            <wp:effectExtent l="0" t="0" r="1270" b="254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D5E03">
      <w:pPr>
        <w:spacing w:before="0" w:after="120"/>
        <w:jc w:val="center"/>
      </w:pPr>
      <w:r>
        <w:rPr>
          <w:rFonts w:ascii="Arial" w:hAnsi="Arial" w:eastAsia="微软雅黑"/>
          <w:i/>
          <w:iCs/>
          <w:color w:val="718096"/>
          <w:sz w:val="20"/>
          <w:szCs w:val="20"/>
        </w:rPr>
        <w:t>图 2-2  系统首页（设备连接页）界面总览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0"/>
        <w:gridCol w:w="4800"/>
      </w:tblGrid>
      <w:tr w14:paraId="00C86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C64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元素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877E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功能说明</w:t>
            </w:r>
          </w:p>
        </w:tc>
      </w:tr>
      <w:tr w14:paraId="50D8A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403CF">
            <w:r>
              <w:rPr>
                <w:rFonts w:ascii="Arial" w:hAnsi="Arial" w:eastAsia="微软雅黑"/>
                <w:sz w:val="21"/>
                <w:szCs w:val="21"/>
              </w:rPr>
              <w:t>品牌标识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01B77">
            <w:r>
              <w:rPr>
                <w:rFonts w:ascii="Arial" w:hAnsi="Arial" w:eastAsia="微软雅黑"/>
                <w:sz w:val="21"/>
                <w:szCs w:val="21"/>
              </w:rPr>
              <w:t>显示 脑电采集分析系统名称与当前版本号（v3.1.1）</w:t>
            </w:r>
          </w:p>
        </w:tc>
      </w:tr>
      <w:tr w14:paraId="6ED0E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0EF47">
            <w:r>
              <w:rPr>
                <w:rFonts w:ascii="Arial" w:hAnsi="Arial" w:eastAsia="微软雅黑"/>
                <w:sz w:val="21"/>
                <w:szCs w:val="21"/>
              </w:rPr>
              <w:t>连接状态灯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A0E62">
            <w:r>
              <w:rPr>
                <w:rFonts w:ascii="Arial" w:hAnsi="Arial" w:eastAsia="微软雅黑"/>
                <w:sz w:val="21"/>
                <w:szCs w:val="21"/>
              </w:rPr>
              <w:t>红/绿色圆点，实时显示蓝牙连接状态</w:t>
            </w:r>
          </w:p>
        </w:tc>
      </w:tr>
      <w:tr w14:paraId="071D1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2DE8">
            <w:r>
              <w:rPr>
                <w:rFonts w:ascii="Arial" w:hAnsi="Arial" w:eastAsia="微软雅黑"/>
                <w:sz w:val="21"/>
                <w:szCs w:val="21"/>
              </w:rPr>
              <w:t>设备按钮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F4831">
            <w:r>
              <w:rPr>
                <w:rFonts w:ascii="Arial" w:hAnsi="Arial" w:eastAsia="微软雅黑"/>
                <w:sz w:val="21"/>
                <w:szCs w:val="21"/>
              </w:rPr>
              <w:t>切换到设备连接与通道配置页</w:t>
            </w:r>
          </w:p>
        </w:tc>
      </w:tr>
      <w:tr w14:paraId="56ACA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4B2A">
            <w:r>
              <w:rPr>
                <w:rFonts w:ascii="Arial" w:hAnsi="Arial" w:eastAsia="微软雅黑"/>
                <w:sz w:val="21"/>
                <w:szCs w:val="21"/>
              </w:rPr>
              <w:t>模式按钮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A2E2C">
            <w:r>
              <w:rPr>
                <w:rFonts w:ascii="Arial" w:hAnsi="Arial" w:eastAsia="微软雅黑"/>
                <w:sz w:val="21"/>
                <w:szCs w:val="21"/>
              </w:rPr>
              <w:t>切换到模式选择页（设备连接并应用通道后可用）</w:t>
            </w:r>
          </w:p>
        </w:tc>
      </w:tr>
      <w:tr w14:paraId="2EB04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82DA">
            <w:r>
              <w:rPr>
                <w:rFonts w:ascii="Arial" w:hAnsi="Arial" w:eastAsia="微软雅黑"/>
                <w:sz w:val="21"/>
                <w:szCs w:val="21"/>
              </w:rPr>
              <w:t>主题切换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28BB8">
            <w:r>
              <w:rPr>
                <w:rFonts w:ascii="Arial" w:hAnsi="Arial" w:eastAsia="微软雅黑"/>
                <w:sz w:val="21"/>
                <w:szCs w:val="21"/>
              </w:rPr>
              <w:t>日间/夜间模式切换</w:t>
            </w:r>
          </w:p>
        </w:tc>
      </w:tr>
      <w:tr w14:paraId="48BBE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9CA1B">
            <w:r>
              <w:rPr>
                <w:rFonts w:ascii="Arial" w:hAnsi="Arial" w:eastAsia="微软雅黑"/>
                <w:sz w:val="21"/>
                <w:szCs w:val="21"/>
              </w:rPr>
              <w:t>最小化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BDED0">
            <w:r>
              <w:rPr>
                <w:rFonts w:ascii="Arial" w:hAnsi="Arial" w:eastAsia="微软雅黑"/>
                <w:sz w:val="21"/>
                <w:szCs w:val="21"/>
              </w:rPr>
              <w:t>最小化窗口</w:t>
            </w:r>
          </w:p>
        </w:tc>
      </w:tr>
      <w:tr w14:paraId="3217A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BD86">
            <w:r>
              <w:rPr>
                <w:rFonts w:ascii="Arial" w:hAnsi="Arial" w:eastAsia="微软雅黑"/>
                <w:sz w:val="21"/>
                <w:szCs w:val="21"/>
              </w:rPr>
              <w:t>电源按钮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FF0B">
            <w:r>
              <w:rPr>
                <w:rFonts w:ascii="Arial" w:hAnsi="Arial" w:eastAsia="微软雅黑"/>
                <w:sz w:val="21"/>
                <w:szCs w:val="21"/>
              </w:rPr>
              <w:t>断开蓝牙并关闭系统（需确认）</w:t>
            </w:r>
          </w:p>
        </w:tc>
      </w:tr>
    </w:tbl>
    <w:p w14:paraId="1D265399">
      <w:r>
        <w:br w:type="page"/>
      </w:r>
    </w:p>
    <w:p w14:paraId="7C002813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第四章  通道配置</w:t>
      </w:r>
    </w:p>
    <w:p w14:paraId="46A0DE36">
      <w:pPr>
        <w:spacing w:before="60" w:after="60"/>
      </w:pPr>
      <w:r>
        <w:rPr>
          <w:rFonts w:ascii="Arial" w:hAnsi="Arial" w:eastAsia="微软雅黑"/>
          <w:sz w:val="22"/>
          <w:szCs w:val="22"/>
        </w:rPr>
        <w:t>通道配置在"设备"页面右侧的"通道选择"区域完成，如图 4-1 所示。页面中央为 10-20 标准电极位置图，左侧为蓝牙设备选择卡片；通过点击电极即可完成工作通道与参考通道的交互式选择，右侧列表实时显示已选通道。</w:t>
      </w:r>
      <w:r>
        <w:commentReference w:id="8"/>
        <w:commentReference w:id="9"/>
      </w:r>
    </w:p>
    <w:p w14:paraId="466EB9A4">
      <w:pPr>
        <w:spacing w:before="120" w:after="40"/>
        <w:jc w:val="center"/>
      </w:pPr>
      <w:r>
        <w:drawing>
          <wp:inline distT="0" distB="0" distL="114300" distR="114300">
            <wp:extent cx="5925185" cy="3333115"/>
            <wp:effectExtent l="0" t="0" r="1270" b="254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05CB0">
      <w:pPr>
        <w:spacing w:before="0" w:after="120"/>
        <w:jc w:val="center"/>
      </w:pPr>
      <w:r>
        <w:rPr>
          <w:rFonts w:ascii="Arial" w:hAnsi="Arial" w:eastAsia="微软雅黑"/>
          <w:i/>
          <w:iCs/>
          <w:color w:val="718096"/>
          <w:sz w:val="20"/>
          <w:szCs w:val="20"/>
        </w:rPr>
        <w:t>图 4-1  通道配置界面（设备页）</w:t>
      </w:r>
    </w:p>
    <w:p w14:paraId="6AC74E8F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4.1  通道模式选择</w:t>
      </w:r>
    </w:p>
    <w:p w14:paraId="5F291DAE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在通道选择区域右上角，通过下拉列表选择通道模式：8 通道或 16 通道。</w:t>
      </w:r>
    </w:p>
    <w:p w14:paraId="1AAAD5A7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切换通道模式后，已选通道列表会自动裁剪到对应数量。</w:t>
      </w:r>
    </w:p>
    <w:p w14:paraId="0CBFDD25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8 通道模式最多选择 8 个工作通道；16 通道模式最多选择 16 个。</w:t>
      </w:r>
    </w:p>
    <w:p w14:paraId="2685779E">
      <w:pPr>
        <w:pBdr>
          <w:left w:val="single" w:color="17A2B8" w:sz="12" w:space="0"/>
        </w:pBdr>
        <w:shd w:val="clear" w:fill="D1ECF1"/>
        <w:spacing w:before="80" w:after="80"/>
        <w:ind w:left="240"/>
      </w:pPr>
      <w:r>
        <w:rPr>
          <w:rFonts w:ascii="Arial" w:hAnsi="Arial" w:eastAsia="微软雅黑"/>
          <w:b/>
          <w:bCs/>
          <w:color w:val="0C5460"/>
          <w:sz w:val="22"/>
          <w:szCs w:val="22"/>
        </w:rPr>
        <w:t>提示：</w:t>
      </w:r>
      <w:r>
        <w:rPr>
          <w:rFonts w:ascii="Arial" w:hAnsi="Arial" w:eastAsia="微软雅黑"/>
          <w:color w:val="0C5460"/>
          <w:sz w:val="22"/>
          <w:szCs w:val="22"/>
        </w:rPr>
        <w:t>通道模式应与实际设备的通道数一致。连接设备时系统会自动识别并切换。</w:t>
      </w:r>
    </w:p>
    <w:p w14:paraId="09FCAD16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4.2  10-20 标准电极位置图</w:t>
      </w:r>
    </w:p>
    <w:p w14:paraId="4D2DECB4">
      <w:pPr>
        <w:spacing w:before="60" w:after="60"/>
      </w:pPr>
      <w:r>
        <w:rPr>
          <w:rFonts w:ascii="Arial" w:hAnsi="Arial" w:eastAsia="微软雅黑"/>
          <w:sz w:val="22"/>
          <w:szCs w:val="22"/>
        </w:rPr>
        <w:t>通道选择区域中央显示 10-20 国际标准电极位置图，以头部俯视图形式呈现所有标准电极点。</w:t>
      </w:r>
    </w:p>
    <w:p w14:paraId="2F6A0BC3">
      <w:pPr>
        <w:spacing w:before="60" w:after="60"/>
      </w:pPr>
      <w:r>
        <w:rPr>
          <w:rFonts w:ascii="Arial" w:hAnsi="Arial" w:eastAsia="微软雅黑"/>
          <w:sz w:val="22"/>
          <w:szCs w:val="22"/>
        </w:rPr>
        <w:t>电极点通过颜色区分状态：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67A7A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E4DF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颜色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157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状态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6EF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操作方式</w:t>
            </w:r>
          </w:p>
        </w:tc>
      </w:tr>
      <w:tr w14:paraId="7AC44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E7681">
            <w:r>
              <w:rPr>
                <w:rFonts w:ascii="Arial" w:hAnsi="Arial" w:eastAsia="微软雅黑"/>
                <w:sz w:val="21"/>
                <w:szCs w:val="21"/>
              </w:rPr>
              <w:t>蓝色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D762">
            <w:r>
              <w:rPr>
                <w:rFonts w:ascii="Arial" w:hAnsi="Arial" w:eastAsia="微软雅黑"/>
                <w:sz w:val="21"/>
                <w:szCs w:val="21"/>
              </w:rPr>
              <w:t>已选为工作通道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19A12">
            <w:r>
              <w:rPr>
                <w:rFonts w:ascii="Arial" w:hAnsi="Arial" w:eastAsia="微软雅黑"/>
                <w:sz w:val="21"/>
                <w:szCs w:val="21"/>
              </w:rPr>
              <w:t>左键点击选择/取消</w:t>
            </w:r>
          </w:p>
        </w:tc>
      </w:tr>
      <w:tr w14:paraId="11A44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7808B">
            <w:r>
              <w:rPr>
                <w:rFonts w:ascii="Arial" w:hAnsi="Arial" w:eastAsia="微软雅黑"/>
                <w:sz w:val="21"/>
                <w:szCs w:val="21"/>
              </w:rPr>
              <w:t>绿色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7349">
            <w:r>
              <w:rPr>
                <w:rFonts w:ascii="Arial" w:hAnsi="Arial" w:eastAsia="微软雅黑"/>
                <w:sz w:val="21"/>
                <w:szCs w:val="21"/>
              </w:rPr>
              <w:t>已选为参考通道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69FC">
            <w:r>
              <w:rPr>
                <w:rFonts w:ascii="Arial" w:hAnsi="Arial" w:eastAsia="微软雅黑"/>
                <w:sz w:val="21"/>
                <w:szCs w:val="21"/>
              </w:rPr>
              <w:t>右键点击选择/取消</w:t>
            </w:r>
          </w:p>
        </w:tc>
      </w:tr>
      <w:tr w14:paraId="2200B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0C44">
            <w:r>
              <w:rPr>
                <w:rFonts w:ascii="Arial" w:hAnsi="Arial" w:eastAsia="微软雅黑"/>
                <w:sz w:val="21"/>
                <w:szCs w:val="21"/>
              </w:rPr>
              <w:t>灰色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14DD">
            <w:r>
              <w:rPr>
                <w:rFonts w:ascii="Arial" w:hAnsi="Arial" w:eastAsia="微软雅黑"/>
                <w:sz w:val="21"/>
                <w:szCs w:val="21"/>
              </w:rPr>
              <w:t>未选中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DE34">
            <w:r>
              <w:rPr>
                <w:rFonts w:ascii="Arial" w:hAnsi="Arial" w:eastAsia="微软雅黑"/>
                <w:sz w:val="21"/>
                <w:szCs w:val="21"/>
              </w:rPr>
              <w:t>左键或右键点击选择</w:t>
            </w:r>
          </w:p>
        </w:tc>
      </w:tr>
    </w:tbl>
    <w:p w14:paraId="02660391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4.3  工作通道选择（左键）</w:t>
      </w:r>
    </w:p>
    <w:p w14:paraId="7A068590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在电极位置图上，左键点击目标电极，将其添加为工作通道。</w:t>
      </w:r>
    </w:p>
    <w:p w14:paraId="4A31B820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再次左键点击已选电极，取消选择。</w:t>
      </w:r>
    </w:p>
    <w:p w14:paraId="507F910A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工作通道按选择顺序排列，顺序影响波形显示与数据导出的通道排列。</w:t>
      </w:r>
    </w:p>
    <w:p w14:paraId="1AB08937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已选工作通道在右侧"工作通道"列表中显示，带序号与拖拽手柄。</w:t>
      </w:r>
    </w:p>
    <w:p w14:paraId="6691F7AA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工作通道数量不能超过当前通道模式的上限（8 或 16）。</w:t>
      </w:r>
    </w:p>
    <w:p w14:paraId="545ABB05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4.4  参考通道选择（右键）</w:t>
      </w:r>
    </w:p>
    <w:p w14:paraId="5EA4350C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在电极位置图上，右键点击目标电极，将其设为参考通道。</w:t>
      </w:r>
    </w:p>
    <w:p w14:paraId="20FD927F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参考通道显示为绿色，在右侧"参考通道"区域显示。</w:t>
      </w:r>
    </w:p>
    <w:p w14:paraId="25500F20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再次右键点击已选参考电极，取消选择。</w:t>
      </w:r>
    </w:p>
    <w:p w14:paraId="2E4D1EEB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也可点击右侧"参考通道"卡片进入选择模式，再点击电极完成选择。</w:t>
      </w:r>
    </w:p>
    <w:p w14:paraId="1CCFCF92">
      <w:pPr>
        <w:spacing w:before="60" w:after="60"/>
      </w:pPr>
      <w:r>
        <w:rPr>
          <w:rFonts w:ascii="Arial" w:hAnsi="Arial" w:eastAsia="微软雅黑"/>
          <w:sz w:val="22"/>
          <w:szCs w:val="22"/>
        </w:rPr>
        <w:t>可选参考电极包括：Fz、Cz、Pz、CPz。参考通道不参与工作通道计数。</w:t>
      </w:r>
    </w:p>
    <w:p w14:paraId="5BCFBBDD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4.5  通道排序</w:t>
      </w:r>
    </w:p>
    <w:p w14:paraId="65734AFD">
      <w:pPr>
        <w:spacing w:before="60" w:after="60"/>
      </w:pPr>
      <w:r>
        <w:rPr>
          <w:rFonts w:ascii="Arial" w:hAnsi="Arial" w:eastAsia="微软雅黑"/>
          <w:sz w:val="22"/>
          <w:szCs w:val="22"/>
        </w:rPr>
        <w:t>工作通道列表支持拖拽排序，调整通道在波形显示与数据导出中的排列顺序。</w:t>
      </w:r>
    </w:p>
    <w:p w14:paraId="6C7714A6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鼠标按住通道项左侧的拖拽手柄（⋮⋮ 图标）。</w:t>
      </w:r>
    </w:p>
    <w:p w14:paraId="150A7893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拖动到目标位置后释放，通道顺序即时更新。</w:t>
      </w:r>
    </w:p>
    <w:p w14:paraId="2C1932E7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点击通道项右侧的 × 按钮可删除该通道。</w:t>
      </w:r>
    </w:p>
    <w:p w14:paraId="7CF8CD82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点击【清空】按钮可清除所有已选通道与参考通道。</w:t>
      </w:r>
    </w:p>
    <w:p w14:paraId="009379FF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4.6  常用组合</w:t>
      </w:r>
    </w:p>
    <w:p w14:paraId="53C8A84F">
      <w:pPr>
        <w:spacing w:before="60" w:after="60"/>
      </w:pPr>
      <w:r>
        <w:rPr>
          <w:rFonts w:ascii="Arial" w:hAnsi="Arial" w:eastAsia="微软雅黑"/>
          <w:sz w:val="22"/>
          <w:szCs w:val="22"/>
        </w:rPr>
        <w:t>系统支持通道组合预设，方便快速加载常用配置。预设分为两类：</w:t>
      </w:r>
    </w:p>
    <w:p w14:paraId="4A3E4D2B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内置预设：系统自带的标准配置，如"BHB-脑电头环组合"（8 通道）和"BHB-脑电帽组合"（16 通道）。</w:t>
      </w:r>
    </w:p>
    <w:p w14:paraId="79C99304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本机自定义：用户保存的通道配置，存储在本机配置文件中。</w:t>
      </w:r>
    </w:p>
    <w:p w14:paraId="0C755644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在"常用组合"下拉列表中选择预设，即可一键载入通道与参考配置。</w:t>
      </w:r>
    </w:p>
    <w:p w14:paraId="25B22F4E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选择预设后，电极位置图与通道列表会自动更新。</w:t>
      </w:r>
    </w:p>
    <w:p w14:paraId="09D50BFD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4.7  保存与删除自定义组合</w:t>
      </w:r>
    </w:p>
    <w:p w14:paraId="233B4D5A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在"保存为本机常用"文本框中输入组合名称（如"后部8通道"）。</w:t>
      </w:r>
    </w:p>
    <w:p w14:paraId="46C29A4C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点击【保存组合】按钮，当前通道配置将保存为本机预设。</w:t>
      </w:r>
    </w:p>
    <w:p w14:paraId="5EB687AE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在常用组合列表中选择要删除的本机预设。</w:t>
      </w:r>
    </w:p>
    <w:p w14:paraId="59325D5A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点击【删除组合】按钮删除选中的本机预设（内置预设不可删除）。</w:t>
      </w:r>
    </w:p>
    <w:p w14:paraId="4A15FB51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4.8  应用到系统</w:t>
      </w:r>
    </w:p>
    <w:p w14:paraId="75DE4CCD">
      <w:pPr>
        <w:spacing w:before="60" w:after="60"/>
      </w:pPr>
      <w:r>
        <w:rPr>
          <w:rFonts w:ascii="Arial" w:hAnsi="Arial" w:eastAsia="微软雅黑"/>
          <w:sz w:val="22"/>
          <w:szCs w:val="22"/>
        </w:rPr>
        <w:t>完成通道选择后，必须点击【应用到系统】按钮使配置生效。</w:t>
      </w:r>
    </w:p>
    <w:p w14:paraId="0765D3B3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确认通道选择状态显示"已就绪"。</w:t>
      </w:r>
    </w:p>
    <w:p w14:paraId="3FDB2DB3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点击【应用到系统】按钮。</w:t>
      </w:r>
    </w:p>
    <w:p w14:paraId="2CCA478D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配置成功应用后，系统会从"设备"页自动跳转到"模式"页。</w:t>
      </w:r>
    </w:p>
    <w:p w14:paraId="6CF7BCED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当且仅当蓝牙连接成功且点击"应用到系统"后，才会自动跳转到模式选择页。</w:t>
      </w:r>
    </w:p>
    <w:p w14:paraId="51902A19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采集进行中禁止切换通道配置；如需切换请先停止采集。</w:t>
      </w:r>
    </w:p>
    <w:p w14:paraId="7ED55B81">
      <w:r>
        <w:br w:type="page"/>
      </w:r>
    </w:p>
    <w:p w14:paraId="0790F2D1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第五章  模式选择</w:t>
      </w:r>
    </w:p>
    <w:p w14:paraId="3D38296F">
      <w:pPr>
        <w:spacing w:before="60" w:after="60"/>
      </w:pPr>
      <w:r>
        <w:rPr>
          <w:rFonts w:ascii="Arial" w:hAnsi="Arial" w:eastAsia="微软雅黑"/>
          <w:sz w:val="22"/>
          <w:szCs w:val="22"/>
        </w:rPr>
        <w:t>完成设备连接与通道配置后，进入"模式"页面选择工作模式。系统当前支持 3 种工作模式，另 2 种模式待开发。</w:t>
      </w:r>
    </w:p>
    <w:p w14:paraId="6EA985E9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5.1  模式概览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602EA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8DA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模式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5234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状态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C5DB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功能说明</w:t>
            </w:r>
          </w:p>
        </w:tc>
      </w:tr>
      <w:tr w14:paraId="2C0F0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DDB49">
            <w:r>
              <w:rPr>
                <w:rFonts w:ascii="Arial" w:hAnsi="Arial" w:eastAsia="微软雅黑"/>
                <w:sz w:val="21"/>
                <w:szCs w:val="21"/>
              </w:rPr>
              <w:t>阻抗检测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5044">
            <w:r>
              <w:rPr>
                <w:rFonts w:ascii="Arial" w:hAnsi="Arial" w:eastAsia="微软雅黑"/>
                <w:sz w:val="21"/>
                <w:szCs w:val="21"/>
              </w:rPr>
              <w:t>可用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2C3A">
            <w:r>
              <w:rPr>
                <w:rFonts w:ascii="Arial" w:hAnsi="Arial" w:eastAsia="微软雅黑"/>
                <w:sz w:val="21"/>
                <w:szCs w:val="21"/>
              </w:rPr>
              <w:t>电极接触检查，实时阻抗地形图与列表</w:t>
            </w:r>
          </w:p>
        </w:tc>
      </w:tr>
      <w:tr w14:paraId="747A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91C3B">
            <w:r>
              <w:rPr>
                <w:rFonts w:ascii="Arial" w:hAnsi="Arial" w:eastAsia="微软雅黑"/>
                <w:sz w:val="21"/>
                <w:szCs w:val="21"/>
              </w:rPr>
              <w:t>脑电采集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319D6">
            <w:r>
              <w:rPr>
                <w:rFonts w:ascii="Arial" w:hAnsi="Arial" w:eastAsia="微软雅黑"/>
                <w:sz w:val="21"/>
                <w:szCs w:val="21"/>
              </w:rPr>
              <w:t>可用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7E086">
            <w:r>
              <w:rPr>
                <w:rFonts w:ascii="Arial" w:hAnsi="Arial" w:eastAsia="微软雅黑"/>
                <w:sz w:val="21"/>
                <w:szCs w:val="21"/>
              </w:rPr>
              <w:t>实时多通道 EEG 波形显示与频域分析</w:t>
            </w:r>
          </w:p>
        </w:tc>
      </w:tr>
      <w:tr w14:paraId="47B75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F9C85">
            <w:r>
              <w:rPr>
                <w:rFonts w:ascii="Arial" w:hAnsi="Arial" w:eastAsia="微软雅黑"/>
                <w:sz w:val="21"/>
                <w:szCs w:val="21"/>
              </w:rPr>
              <w:t>电刺激（tDCS）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7ECBC">
            <w:r>
              <w:rPr>
                <w:rFonts w:ascii="Arial" w:hAnsi="Arial" w:eastAsia="微软雅黑"/>
                <w:sz w:val="21"/>
                <w:szCs w:val="21"/>
              </w:rPr>
              <w:t>条件可用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D2483">
            <w:r>
              <w:rPr>
                <w:rFonts w:ascii="Arial" w:hAnsi="Arial" w:eastAsia="微软雅黑"/>
                <w:sz w:val="21"/>
                <w:szCs w:val="21"/>
              </w:rPr>
              <w:t>经颅直流电刺激控制与监测（需设备支持）</w:t>
            </w:r>
          </w:p>
        </w:tc>
      </w:tr>
      <w:tr w14:paraId="1B2B1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379D">
            <w:r>
              <w:rPr>
                <w:rFonts w:ascii="Arial" w:hAnsi="Arial" w:eastAsia="微软雅黑"/>
                <w:sz w:val="21"/>
                <w:szCs w:val="21"/>
              </w:rPr>
              <w:t>稳态视觉诱发电位（SSVEP）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63D9A">
            <w:r>
              <w:rPr>
                <w:rFonts w:ascii="Arial" w:hAnsi="Arial" w:eastAsia="微软雅黑"/>
                <w:sz w:val="21"/>
                <w:szCs w:val="21"/>
              </w:rPr>
              <w:t>待开发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97FF3">
            <w:r>
              <w:rPr>
                <w:rFonts w:ascii="Arial" w:hAnsi="Arial" w:eastAsia="微软雅黑"/>
                <w:sz w:val="21"/>
                <w:szCs w:val="21"/>
              </w:rPr>
              <w:t>刺激参数配置与在线识别（预留）</w:t>
            </w:r>
          </w:p>
        </w:tc>
      </w:tr>
      <w:tr w14:paraId="1D1D5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0B27">
            <w:r>
              <w:rPr>
                <w:rFonts w:ascii="Arial" w:hAnsi="Arial" w:eastAsia="微软雅黑"/>
                <w:sz w:val="21"/>
                <w:szCs w:val="21"/>
              </w:rPr>
              <w:t>运动想象（MI）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2A23F">
            <w:r>
              <w:rPr>
                <w:rFonts w:ascii="Arial" w:hAnsi="Arial" w:eastAsia="微软雅黑"/>
                <w:sz w:val="21"/>
                <w:szCs w:val="21"/>
              </w:rPr>
              <w:t>待开发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454F">
            <w:r>
              <w:rPr>
                <w:rFonts w:ascii="Arial" w:hAnsi="Arial" w:eastAsia="微软雅黑"/>
                <w:sz w:val="21"/>
                <w:szCs w:val="21"/>
              </w:rPr>
              <w:t>任务范式与在线分类反馈（预留）</w:t>
            </w:r>
          </w:p>
        </w:tc>
      </w:tr>
    </w:tbl>
    <w:p w14:paraId="002911A3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5.2  模式选择操作</w:t>
      </w:r>
    </w:p>
    <w:p w14:paraId="63F76E86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在"模式"页面，点击目标模式卡片进入对应模式。</w:t>
      </w:r>
    </w:p>
    <w:p w14:paraId="3F19AF2A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点击后系统会自动选择该模式并导航到模式工作页面。</w:t>
      </w:r>
    </w:p>
    <w:p w14:paraId="44DAA286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待开发模式（SSVEP、MI）点击后会弹出"功能开发中"提示。</w:t>
      </w:r>
    </w:p>
    <w:p w14:paraId="3853FB5E">
      <w:pPr>
        <w:spacing w:before="120" w:after="40"/>
        <w:jc w:val="center"/>
      </w:pPr>
      <w:r>
        <w:drawing>
          <wp:inline distT="0" distB="0" distL="114300" distR="114300">
            <wp:extent cx="5925185" cy="3333115"/>
            <wp:effectExtent l="0" t="0" r="1270" b="254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9AD7">
      <w:pPr>
        <w:spacing w:before="0" w:after="120"/>
        <w:jc w:val="center"/>
      </w:pPr>
      <w:r>
        <w:rPr>
          <w:rFonts w:ascii="Arial" w:hAnsi="Arial" w:eastAsia="微软雅黑"/>
          <w:i/>
          <w:iCs/>
          <w:color w:val="718096"/>
          <w:sz w:val="20"/>
          <w:szCs w:val="20"/>
        </w:rPr>
        <w:t>图 5-1  模式选择页面</w:t>
      </w:r>
    </w:p>
    <w:p w14:paraId="585037CB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5.3  电刺激模式可用性</w:t>
      </w:r>
    </w:p>
    <w:p w14:paraId="6B080FB5">
      <w:pPr>
        <w:spacing w:before="60" w:after="60"/>
      </w:pPr>
      <w:r>
        <w:rPr>
          <w:rFonts w:ascii="Arial" w:hAnsi="Arial" w:eastAsia="微软雅黑"/>
          <w:sz w:val="22"/>
          <w:szCs w:val="22"/>
        </w:rPr>
        <w:t>电刺激（tDCS）模式的可用性取决于以下条件：</w:t>
      </w:r>
    </w:p>
    <w:p w14:paraId="5DE650F7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配置开关：config.yaml 中 tdcs.enabled 为 true</w:t>
      </w:r>
    </w:p>
    <w:p w14:paraId="2C551A60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设备支持：连接的设备必须包含电刺激模块（蓝牙名称中 S 后两位非 00）</w:t>
      </w:r>
    </w:p>
    <w:p w14:paraId="518DCA2B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通道模式：当前通道模式在 tdcs.supported_channel_modes 列表中（当前仅支持 8 通道）</w:t>
      </w:r>
    </w:p>
    <w:p w14:paraId="34B351D4">
      <w:pPr>
        <w:spacing w:before="60" w:after="60"/>
      </w:pPr>
      <w:r>
        <w:rPr>
          <w:rFonts w:ascii="Arial" w:hAnsi="Arial" w:eastAsia="微软雅黑"/>
          <w:sz w:val="22"/>
          <w:szCs w:val="22"/>
        </w:rPr>
        <w:t>如不满足条件，电刺激卡片会显示禁用原因，点击后弹出详细提示。</w:t>
      </w:r>
    </w:p>
    <w:p w14:paraId="49B5CB86">
      <w:r>
        <w:br w:type="page"/>
      </w:r>
    </w:p>
    <w:p w14:paraId="082FABAF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第六章  阻抗检测</w:t>
      </w:r>
    </w:p>
    <w:p w14:paraId="57C3B2FC">
      <w:pPr>
        <w:spacing w:before="60" w:after="60"/>
      </w:pPr>
      <w:r>
        <w:rPr>
          <w:rFonts w:ascii="Arial" w:hAnsi="Arial" w:eastAsia="微软雅黑"/>
          <w:sz w:val="22"/>
          <w:szCs w:val="22"/>
        </w:rPr>
        <w:t>阻抗检测模式用于上机前的电极接触检查，通过实时阻抗值判断电极与头皮的接触质量。</w:t>
      </w:r>
    </w:p>
    <w:p w14:paraId="5217786D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6.1  开启与停止检测</w:t>
      </w:r>
    </w:p>
    <w:p w14:paraId="4D1903E4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在阻抗检测页面，点击【开启阻抗检测】按钮开始检测。</w:t>
      </w:r>
    </w:p>
    <w:p w14:paraId="1D12748B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系统将下发阻抗检测指令到设备，开始接收阻抗数据。</w:t>
      </w:r>
    </w:p>
    <w:p w14:paraId="6B2BBAD3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检测过程中，地形图与列表实时更新阻抗值。</w:t>
      </w:r>
    </w:p>
    <w:p w14:paraId="5AC21019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点击【停止阻抗检测】按钮停止检测。</w:t>
      </w:r>
    </w:p>
    <w:p w14:paraId="700871CE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开始/停止按钮在设备未连接时为禁用状态。</w:t>
      </w:r>
    </w:p>
    <w:p w14:paraId="63C62F8D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6.2  阻抗地形图</w:t>
      </w:r>
    </w:p>
    <w:p w14:paraId="3CD6041B">
      <w:pPr>
        <w:spacing w:before="60" w:after="60"/>
      </w:pPr>
      <w:r>
        <w:rPr>
          <w:rFonts w:ascii="Arial" w:hAnsi="Arial" w:eastAsia="微软雅黑"/>
          <w:sz w:val="22"/>
          <w:szCs w:val="22"/>
        </w:rPr>
        <w:t>页面右侧显示 10-20 标准电极位置图，每个电极点按阻抗值着色：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  <w:gridCol w:w="2400"/>
      </w:tblGrid>
      <w:tr w14:paraId="4BE3F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6E1C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颜色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620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阻抗范围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9E0C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等级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E7F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建议</w:t>
            </w:r>
          </w:p>
        </w:tc>
      </w:tr>
      <w:tr w14:paraId="133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720E">
            <w:r>
              <w:rPr>
                <w:rFonts w:ascii="Arial" w:hAnsi="Arial" w:eastAsia="微软雅黑"/>
                <w:sz w:val="21"/>
                <w:szCs w:val="21"/>
              </w:rPr>
              <w:t>绿色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56C39">
            <w:r>
              <w:rPr>
                <w:rFonts w:ascii="Arial" w:hAnsi="Arial" w:eastAsia="微软雅黑"/>
                <w:sz w:val="21"/>
                <w:szCs w:val="21"/>
              </w:rPr>
              <w:t>≤ 良好阈值（默认 5000）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5B84">
            <w:r>
              <w:rPr>
                <w:rFonts w:ascii="Arial" w:hAnsi="Arial" w:eastAsia="微软雅黑"/>
                <w:sz w:val="21"/>
                <w:szCs w:val="21"/>
              </w:rPr>
              <w:t>良好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34F7F">
            <w:r>
              <w:rPr>
                <w:rFonts w:ascii="Arial" w:hAnsi="Arial" w:eastAsia="微软雅黑"/>
                <w:sz w:val="21"/>
                <w:szCs w:val="21"/>
              </w:rPr>
              <w:t>接触正常，可进行采集</w:t>
            </w:r>
          </w:p>
        </w:tc>
      </w:tr>
      <w:tr w14:paraId="29D1B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60C52">
            <w:r>
              <w:rPr>
                <w:rFonts w:ascii="Arial" w:hAnsi="Arial" w:eastAsia="微软雅黑"/>
                <w:sz w:val="21"/>
                <w:szCs w:val="21"/>
              </w:rPr>
              <w:t>黄色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53384">
            <w:r>
              <w:rPr>
                <w:rFonts w:ascii="Arial" w:hAnsi="Arial" w:eastAsia="微软雅黑"/>
                <w:sz w:val="21"/>
                <w:szCs w:val="21"/>
              </w:rPr>
              <w:t>良好阈值 ~ 警告阈值（默认 20000）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C7A5">
            <w:r>
              <w:rPr>
                <w:rFonts w:ascii="Arial" w:hAnsi="Arial" w:eastAsia="微软雅黑"/>
                <w:sz w:val="21"/>
                <w:szCs w:val="21"/>
              </w:rPr>
              <w:t>可用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5FF4">
            <w:r>
              <w:rPr>
                <w:rFonts w:ascii="Arial" w:hAnsi="Arial" w:eastAsia="微软雅黑"/>
                <w:sz w:val="21"/>
                <w:szCs w:val="21"/>
              </w:rPr>
              <w:t>接触一般，建议改善</w:t>
            </w:r>
          </w:p>
        </w:tc>
      </w:tr>
      <w:tr w14:paraId="0C318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90AC">
            <w:r>
              <w:rPr>
                <w:rFonts w:ascii="Arial" w:hAnsi="Arial" w:eastAsia="微软雅黑"/>
                <w:sz w:val="21"/>
                <w:szCs w:val="21"/>
              </w:rPr>
              <w:t>红色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208BE">
            <w:r>
              <w:rPr>
                <w:rFonts w:ascii="Arial" w:hAnsi="Arial" w:eastAsia="微软雅黑"/>
                <w:sz w:val="21"/>
                <w:szCs w:val="21"/>
              </w:rPr>
              <w:t>&gt; 警告阈值（默认 20000）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AA1E">
            <w:r>
              <w:rPr>
                <w:rFonts w:ascii="Arial" w:hAnsi="Arial" w:eastAsia="微软雅黑"/>
                <w:sz w:val="21"/>
                <w:szCs w:val="21"/>
              </w:rPr>
              <w:t>偏高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6A6C">
            <w:r>
              <w:rPr>
                <w:rFonts w:ascii="Arial" w:hAnsi="Arial" w:eastAsia="微软雅黑"/>
                <w:sz w:val="21"/>
                <w:szCs w:val="21"/>
              </w:rPr>
              <w:t>接触不良，需调整电极</w:t>
            </w:r>
          </w:p>
        </w:tc>
      </w:tr>
      <w:tr w14:paraId="44E60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BFE4">
            <w:r>
              <w:rPr>
                <w:rFonts w:ascii="Arial" w:hAnsi="Arial" w:eastAsia="微软雅黑"/>
                <w:sz w:val="21"/>
                <w:szCs w:val="21"/>
              </w:rPr>
              <w:t>灰色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C24A0">
            <w:r>
              <w:rPr>
                <w:rFonts w:ascii="Arial" w:hAnsi="Arial" w:eastAsia="微软雅黑"/>
                <w:sz w:val="21"/>
                <w:szCs w:val="21"/>
              </w:rPr>
              <w:t>无数据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F190">
            <w:r>
              <w:rPr>
                <w:rFonts w:ascii="Arial" w:hAnsi="Arial" w:eastAsia="微软雅黑"/>
                <w:sz w:val="21"/>
                <w:szCs w:val="21"/>
              </w:rPr>
              <w:t>未知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F3B9">
            <w:r>
              <w:rPr>
                <w:rFonts w:ascii="Arial" w:hAnsi="Arial" w:eastAsia="微软雅黑"/>
                <w:sz w:val="21"/>
                <w:szCs w:val="21"/>
              </w:rPr>
              <w:t>未接收到该通道数据</w:t>
            </w:r>
          </w:p>
        </w:tc>
      </w:tr>
    </w:tbl>
    <w:p w14:paraId="406EA695">
      <w:pPr>
        <w:spacing w:before="60" w:after="60"/>
      </w:pPr>
      <w:r>
        <w:rPr>
          <w:rFonts w:ascii="Arial" w:hAnsi="Arial" w:eastAsia="微软雅黑"/>
          <w:sz w:val="22"/>
          <w:szCs w:val="22"/>
        </w:rPr>
        <w:t>点击地形图上的电极或列表中的通道项，可互相高亮定位。</w:t>
      </w:r>
    </w:p>
    <w:p w14:paraId="6175F2A6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6.3  阻抗列表</w:t>
      </w:r>
    </w:p>
    <w:p w14:paraId="672E4ED0">
      <w:pPr>
        <w:spacing w:before="60" w:after="60"/>
      </w:pPr>
      <w:r>
        <w:rPr>
          <w:rFonts w:ascii="Arial" w:hAnsi="Arial" w:eastAsia="微软雅黑"/>
          <w:sz w:val="22"/>
          <w:szCs w:val="22"/>
        </w:rPr>
        <w:t>地形图右侧显示阻抗数值列表，按通道排列。列表特性：</w:t>
      </w:r>
    </w:p>
    <w:p w14:paraId="506B8783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显示每个工作通道的阻抗值（单位 *10 欧姆）与阻抗等级颜色标识</w:t>
      </w:r>
    </w:p>
    <w:p w14:paraId="3348F6C4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参考电极（BIAS）与 tDCS 通道显示在附加区域</w:t>
      </w:r>
    </w:p>
    <w:p w14:paraId="51B66FED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通道数 ≤8 时列表为 2 列布局，&gt;8 时为 4 列布局</w:t>
      </w:r>
    </w:p>
    <w:p w14:paraId="6D92E786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支持滚动查看更多通道</w:t>
      </w:r>
    </w:p>
    <w:p w14:paraId="63BC0F8D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6.4  阈值调节</w:t>
      </w:r>
    </w:p>
    <w:p w14:paraId="6109F74B">
      <w:pPr>
        <w:spacing w:before="60" w:after="60"/>
      </w:pPr>
      <w:r>
        <w:rPr>
          <w:rFonts w:ascii="Arial" w:hAnsi="Arial" w:eastAsia="微软雅黑"/>
          <w:sz w:val="22"/>
          <w:szCs w:val="22"/>
        </w:rPr>
        <w:t>阻抗列表上方提供双滑块阈值控制：</w:t>
      </w:r>
    </w:p>
    <w:p w14:paraId="221CB020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左侧滑块控制"良好"阈值上限（默认 5000）。</w:t>
      </w:r>
    </w:p>
    <w:p w14:paraId="1E264961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右侧滑块控制"警告"阈值上限（默认 20000）。</w:t>
      </w:r>
    </w:p>
    <w:p w14:paraId="18410FE5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拖动滑块实时更新地形图与列表的着色。</w:t>
      </w:r>
    </w:p>
    <w:p w14:paraId="2AF1EDC6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点击【默认】按钮恢复阈值至 5000/20000（经验值）。</w:t>
      </w:r>
    </w:p>
    <w:p w14:paraId="1067B32E">
      <w:pPr>
        <w:pBdr>
          <w:left w:val="single" w:color="17A2B8" w:sz="12" w:space="0"/>
        </w:pBdr>
        <w:shd w:val="clear" w:fill="D1ECF1"/>
        <w:spacing w:before="80" w:after="80"/>
        <w:ind w:left="240"/>
      </w:pPr>
      <w:r>
        <w:rPr>
          <w:rFonts w:ascii="Arial" w:hAnsi="Arial" w:eastAsia="微软雅黑"/>
          <w:b/>
          <w:bCs/>
          <w:color w:val="0C5460"/>
          <w:sz w:val="22"/>
          <w:szCs w:val="22"/>
        </w:rPr>
        <w:t>提示：</w:t>
      </w:r>
      <w:r>
        <w:rPr>
          <w:rFonts w:ascii="Arial" w:hAnsi="Arial" w:eastAsia="微软雅黑"/>
          <w:color w:val="0C5460"/>
          <w:sz w:val="22"/>
          <w:szCs w:val="22"/>
        </w:rPr>
        <w:t>5000 和 20000 为经验值。一般阻抗低于 5000 时信号质量良好。</w:t>
      </w:r>
    </w:p>
    <w:p w14:paraId="5CDDEF0A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6.5  调试输出</w:t>
      </w:r>
    </w:p>
    <w:p w14:paraId="1B6E967A">
      <w:pPr>
        <w:spacing w:before="60" w:after="60"/>
      </w:pPr>
      <w:r>
        <w:rPr>
          <w:rFonts w:ascii="Arial" w:hAnsi="Arial" w:eastAsia="微软雅黑"/>
          <w:sz w:val="22"/>
          <w:szCs w:val="22"/>
        </w:rPr>
        <w:t>页面左侧为调试输出面板，显示结构化调试事件：</w:t>
      </w:r>
    </w:p>
    <w:p w14:paraId="1AF6B71E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事件格式：时间 [标签] 消息 JSON 数据</w:t>
      </w:r>
    </w:p>
    <w:p w14:paraId="39B10018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【过滤关键字】输入框：输入关键字过滤显示的事件</w:t>
      </w:r>
    </w:p>
    <w:p w14:paraId="61221A9B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【暂停输出】按钮：暂停/继续调试事件滚动（不影响数据传输）</w:t>
      </w:r>
    </w:p>
    <w:p w14:paraId="6CFE7618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【清空】按钮：清空调试输出窗口内容</w:t>
      </w:r>
    </w:p>
    <w:p w14:paraId="6F7339F9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【隐藏调试】按钮：切换专注模式，隐藏调试面板以扩大主视图</w:t>
      </w:r>
    </w:p>
    <w:p w14:paraId="553693D8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调试输出仅展示结构化调试事件，不展示网络/蓝牙连接信息。</w:t>
      </w:r>
    </w:p>
    <w:p w14:paraId="59CE5F92">
      <w:pPr>
        <w:spacing w:before="120" w:after="40"/>
        <w:jc w:val="center"/>
      </w:pPr>
      <w:r>
        <w:drawing>
          <wp:inline distT="0" distB="0" distL="114300" distR="114300">
            <wp:extent cx="5925185" cy="3333115"/>
            <wp:effectExtent l="0" t="0" r="1270" b="254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77B71">
      <w:pPr>
        <w:spacing w:before="0" w:after="120"/>
        <w:jc w:val="center"/>
      </w:pPr>
      <w:r>
        <w:rPr>
          <w:rFonts w:ascii="Arial" w:hAnsi="Arial" w:eastAsia="微软雅黑"/>
          <w:i/>
          <w:iCs/>
          <w:color w:val="718096"/>
          <w:sz w:val="20"/>
          <w:szCs w:val="20"/>
        </w:rPr>
        <w:t>图 6-1  阻抗检测页面</w:t>
      </w:r>
    </w:p>
    <w:p w14:paraId="0A5594C5">
      <w:r>
        <w:br w:type="page"/>
      </w:r>
    </w:p>
    <w:p w14:paraId="49927C2C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第七章  脑电采集</w:t>
      </w:r>
    </w:p>
    <w:p w14:paraId="6BD17B6E">
      <w:pPr>
        <w:spacing w:before="60" w:after="60"/>
      </w:pPr>
      <w:r>
        <w:rPr>
          <w:rFonts w:ascii="Arial" w:hAnsi="Arial" w:eastAsia="微软雅黑"/>
          <w:sz w:val="22"/>
          <w:szCs w:val="22"/>
        </w:rPr>
        <w:t>脑电采集模式是系统的核心功能，提供实时多通道 EEG 波形显示与可视化分析。</w:t>
      </w:r>
    </w:p>
    <w:p w14:paraId="5D97C92A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7.1  开始与停止采集</w:t>
      </w:r>
    </w:p>
    <w:p w14:paraId="1E7B7641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在脑电采集页面，点击【开始EEG采集】按钮启动采集。</w:t>
      </w:r>
    </w:p>
    <w:p w14:paraId="3629F423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系统将创建离线会话，启动 LSL 拉流与 WebSocket 推送。</w:t>
      </w:r>
    </w:p>
    <w:p w14:paraId="0ED76501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采集过程中，多通道波形实时滚动显示。</w:t>
      </w:r>
    </w:p>
    <w:p w14:paraId="45E1B338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点击【停止EEG采集】按钮停止采集。</w:t>
      </w:r>
    </w:p>
    <w:p w14:paraId="104035FB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停止后自动跳转到"数据存储"页面进行数据导出。</w:t>
      </w:r>
    </w:p>
    <w:p w14:paraId="646B208E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采集开始时系统会自动创建离线会话目录，采集数据实时写入。</w:t>
      </w:r>
    </w:p>
    <w:p w14:paraId="50C39C81">
      <w:pPr>
        <w:pBdr>
          <w:left w:val="single" w:color="17A2B8" w:sz="12" w:space="0"/>
        </w:pBdr>
        <w:shd w:val="clear" w:fill="D1ECF1"/>
        <w:spacing w:before="80" w:after="80"/>
        <w:ind w:left="240"/>
      </w:pPr>
      <w:r>
        <w:rPr>
          <w:rFonts w:ascii="Arial" w:hAnsi="Arial" w:eastAsia="微软雅黑"/>
          <w:b/>
          <w:bCs/>
          <w:color w:val="0C5460"/>
          <w:sz w:val="22"/>
          <w:szCs w:val="22"/>
        </w:rPr>
        <w:t>提示：</w:t>
      </w:r>
      <w:r>
        <w:rPr>
          <w:rFonts w:ascii="Arial" w:hAnsi="Arial" w:eastAsia="微软雅黑"/>
          <w:color w:val="0C5460"/>
          <w:sz w:val="22"/>
          <w:szCs w:val="22"/>
        </w:rPr>
        <w:t>建议先进行阻抗检测，待阻抗稳定到较低水平后再开始 EEG 采集。</w:t>
      </w:r>
    </w:p>
    <w:p w14:paraId="04F9EBD1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7.2  实时波形显示</w:t>
      </w:r>
    </w:p>
    <w:p w14:paraId="0094B3CB">
      <w:pPr>
        <w:spacing w:before="60" w:after="60"/>
      </w:pPr>
      <w:r>
        <w:rPr>
          <w:rFonts w:ascii="Arial" w:hAnsi="Arial" w:eastAsia="微软雅黑"/>
          <w:sz w:val="22"/>
          <w:szCs w:val="22"/>
        </w:rPr>
        <w:t>页面右侧为信号监控区域，每个工作通道一个独立波形图：</w:t>
      </w:r>
    </w:p>
    <w:p w14:paraId="45936516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波形通过 ECharts 渲染，采用环形缓冲区与自适应降采样确保流畅显示</w:t>
      </w:r>
    </w:p>
    <w:p w14:paraId="56F0E220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波形窗口时长默认 2 秒，刷新频率 15 Hz（可配置）</w:t>
      </w:r>
    </w:p>
    <w:p w14:paraId="74C2980B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通道按配置顺序排列，标题显示通道名称</w:t>
      </w:r>
    </w:p>
    <w:p w14:paraId="1A04BFE3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采集过程中如 1.5 秒内无数据，波形自动清空（数据流监控）</w:t>
      </w:r>
    </w:p>
    <w:p w14:paraId="34E62017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WebSocket 断开后自动重连（1 秒间隔）</w:t>
      </w:r>
    </w:p>
    <w:p w14:paraId="3081AB14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7.3  Y 轴控制</w:t>
      </w:r>
    </w:p>
    <w:p w14:paraId="7F73F8EE">
      <w:pPr>
        <w:spacing w:before="60" w:after="60"/>
      </w:pPr>
      <w:r>
        <w:rPr>
          <w:rFonts w:ascii="Arial" w:hAnsi="Arial" w:eastAsia="微软雅黑"/>
          <w:sz w:val="22"/>
          <w:szCs w:val="22"/>
        </w:rPr>
        <w:t>波形区域上方提供 Y 轴控制面板，支持两种模式：</w:t>
      </w:r>
    </w:p>
    <w:p w14:paraId="6CDD35C6">
      <w:pPr>
        <w:pStyle w:val="4"/>
      </w:pPr>
      <w:r>
        <w:rPr>
          <w:rFonts w:ascii="Arial" w:hAnsi="Arial" w:eastAsia="微软雅黑"/>
          <w:b/>
          <w:bCs/>
          <w:color w:val="2D3748"/>
          <w:sz w:val="24"/>
          <w:szCs w:val="24"/>
        </w:rPr>
        <w:t>自动量程模式（默认）</w:t>
      </w:r>
    </w:p>
    <w:p w14:paraId="25A0973C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Y 轴范围根据波形数据自动调整（指数滑动平均跟踪 min/max）</w:t>
      </w:r>
    </w:p>
    <w:p w14:paraId="512C67C4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按预设步长（默认 100）取整，避免频繁跳变</w:t>
      </w:r>
    </w:p>
    <w:p w14:paraId="7F539128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更新频率 5 Hz，降低重绘开销</w:t>
      </w:r>
    </w:p>
    <w:p w14:paraId="790D5D83">
      <w:pPr>
        <w:pStyle w:val="4"/>
      </w:pPr>
      <w:r>
        <w:rPr>
          <w:rFonts w:ascii="Arial" w:hAnsi="Arial" w:eastAsia="微软雅黑"/>
          <w:b/>
          <w:bCs/>
          <w:color w:val="2D3748"/>
          <w:sz w:val="24"/>
          <w:szCs w:val="24"/>
        </w:rPr>
        <w:t>固定量程模式</w:t>
      </w:r>
    </w:p>
    <w:p w14:paraId="4537E136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Y 轴范围固定为 [-max, +max]，通过滑条调节</w:t>
      </w:r>
    </w:p>
    <w:p w14:paraId="26BCA86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滑条范围：200 ~ 5000，步进 100，默认值 500</w:t>
      </w:r>
    </w:p>
    <w:p w14:paraId="65F524D6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设置持久化保存到本地存储</w:t>
      </w:r>
    </w:p>
    <w:p w14:paraId="21F29CC1">
      <w:pPr>
        <w:spacing w:before="60" w:after="60"/>
      </w:pPr>
      <w:r>
        <w:rPr>
          <w:rFonts w:ascii="Arial" w:hAnsi="Arial" w:eastAsia="微软雅黑"/>
          <w:sz w:val="22"/>
          <w:szCs w:val="22"/>
        </w:rPr>
        <w:t>通过 iOS 风格开关切换两种模式。</w:t>
      </w:r>
    </w:p>
    <w:p w14:paraId="15DBB174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7.4  工频陷波</w:t>
      </w:r>
    </w:p>
    <w:p w14:paraId="60DB67D7">
      <w:pPr>
        <w:spacing w:before="60" w:after="60"/>
      </w:pPr>
      <w:r>
        <w:rPr>
          <w:rFonts w:ascii="Arial" w:hAnsi="Arial" w:eastAsia="微软雅黑"/>
          <w:sz w:val="22"/>
          <w:szCs w:val="22"/>
        </w:rPr>
        <w:t>系统默认开启 50Hz 工频陷波器，在数据推送到前端前进行滤波处理。</w:t>
      </w:r>
    </w:p>
    <w:p w14:paraId="772988C1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陷波频率：50 Hz（可配置）</w:t>
      </w:r>
    </w:p>
    <w:p w14:paraId="634AF84D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品质因数 Q：30（可配置）</w:t>
      </w:r>
    </w:p>
    <w:p w14:paraId="1002428A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陷波处理在采集进程外异步执行，不影响采集完整性</w:t>
      </w:r>
    </w:p>
    <w:p w14:paraId="7380C79D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波形区域上方显示陷波提示文本</w:t>
      </w:r>
    </w:p>
    <w:p w14:paraId="4D5E6F71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7.5  在线带通滤波</w:t>
      </w:r>
    </w:p>
    <w:p w14:paraId="5E6F7082">
      <w:pPr>
        <w:spacing w:before="60" w:after="60"/>
      </w:pPr>
      <w:r>
        <w:rPr>
          <w:rFonts w:ascii="Arial" w:hAnsi="Arial" w:eastAsia="微软雅黑"/>
          <w:sz w:val="22"/>
          <w:szCs w:val="22"/>
        </w:rPr>
        <w:t>V3.2.0 起系统默认开启在线带通滤波，在数据推送到前端前对 EEG 通道进行带通滤波处理，波形与频域分析显示均为滤波后的信号。</w:t>
      </w:r>
    </w:p>
    <w:p w14:paraId="6F708293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带通范围：1 ~ 45 Hz（可配置）</w:t>
      </w:r>
    </w:p>
    <w:p w14:paraId="708293A4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滤波器：4 阶 Butterworth 带通滤波器（可配置）</w:t>
      </w:r>
    </w:p>
    <w:p w14:paraId="2193A4B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触发通道不参与带通滤波，保持原始数据</w:t>
      </w:r>
    </w:p>
    <w:p w14:paraId="22A4B5C6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带通滤波与 50Hz 工频陷波共同构成信号预处理链路</w:t>
      </w:r>
    </w:p>
    <w:p w14:paraId="2A56B0B8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7.6  电量显示</w:t>
      </w:r>
    </w:p>
    <w:p w14:paraId="2AA0EB22">
      <w:pPr>
        <w:spacing w:before="60" w:after="60"/>
      </w:pPr>
      <w:r>
        <w:rPr>
          <w:rFonts w:ascii="Arial" w:hAnsi="Arial" w:eastAsia="微软雅黑"/>
          <w:sz w:val="22"/>
          <w:szCs w:val="22"/>
        </w:rPr>
        <w:t>波形区域上方显示设备电量徽章，实时反映设备电池状态。</w:t>
      </w:r>
    </w:p>
    <w:p w14:paraId="0CC8FD64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电量数据从 EEG 数据帧中解析（8 通道设备支持）</w:t>
      </w:r>
    </w:p>
    <w:p w14:paraId="563699E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电量低于阈值时徽章变为警告色</w:t>
      </w:r>
    </w:p>
    <w:p w14:paraId="5ABCE38E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7.7  调试输出</w:t>
      </w:r>
    </w:p>
    <w:p w14:paraId="0E455C56">
      <w:pPr>
        <w:spacing w:before="60" w:after="60"/>
      </w:pPr>
      <w:r>
        <w:rPr>
          <w:rFonts w:ascii="Arial" w:hAnsi="Arial" w:eastAsia="微软雅黑"/>
          <w:sz w:val="22"/>
          <w:szCs w:val="22"/>
        </w:rPr>
        <w:t>页面左侧为调试输出面板，功能与阻抗检测页一致：</w:t>
      </w:r>
    </w:p>
    <w:p w14:paraId="2CFE17AC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显示结构化调试事件（如收到 EEG 帧长度、发送/接收指令等）</w:t>
      </w:r>
    </w:p>
    <w:p w14:paraId="7FFBFF73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支持关键字过滤、暂停输出、清空</w:t>
      </w:r>
    </w:p>
    <w:p w14:paraId="6C797800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最多保留 2000 行调试记录</w:t>
      </w:r>
    </w:p>
    <w:p w14:paraId="2F50CE94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暂停时事件缓冲，恢复后继续显示</w:t>
      </w:r>
    </w:p>
    <w:p w14:paraId="2E4EB255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7.8  专注模式</w:t>
      </w:r>
    </w:p>
    <w:p w14:paraId="7C0D03FC">
      <w:pPr>
        <w:spacing w:before="60" w:after="60"/>
      </w:pPr>
      <w:r>
        <w:rPr>
          <w:rFonts w:ascii="Arial" w:hAnsi="Arial" w:eastAsia="微软雅黑"/>
          <w:sz w:val="22"/>
          <w:szCs w:val="22"/>
        </w:rPr>
        <w:t>点击调试面板的【隐藏调试】按钮可切换专注模式：</w:t>
      </w:r>
    </w:p>
    <w:p w14:paraId="6465396E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隐藏调试面板，波形区域自动扩大到全宽</w:t>
      </w:r>
    </w:p>
    <w:p w14:paraId="6F8E499F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再次点击恢复调试面板显示</w:t>
      </w:r>
    </w:p>
    <w:p w14:paraId="4A88827B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专注模式状态持久化保存到本地存储</w:t>
      </w:r>
    </w:p>
    <w:p w14:paraId="152511E6">
      <w:pPr>
        <w:spacing w:before="120" w:after="40"/>
        <w:jc w:val="center"/>
      </w:pPr>
      <w:r>
        <w:drawing>
          <wp:inline distT="0" distB="0" distL="114300" distR="114300">
            <wp:extent cx="5925185" cy="3333115"/>
            <wp:effectExtent l="0" t="0" r="1270" b="254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0A517">
      <w:pPr>
        <w:spacing w:before="0" w:after="120"/>
        <w:jc w:val="center"/>
      </w:pPr>
      <w:r>
        <w:rPr>
          <w:rFonts w:ascii="Arial" w:hAnsi="Arial" w:eastAsia="微软雅黑"/>
          <w:i/>
          <w:iCs/>
          <w:color w:val="718096"/>
          <w:sz w:val="20"/>
          <w:szCs w:val="20"/>
        </w:rPr>
        <w:t>图 7-1  脑电采集页面</w:t>
      </w:r>
    </w:p>
    <w:p w14:paraId="6A5404E6">
      <w:r>
        <w:br w:type="page"/>
      </w:r>
    </w:p>
    <w:p w14:paraId="1F0E1DA2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第八章  频域分析</w:t>
      </w:r>
    </w:p>
    <w:p w14:paraId="38CF7C41">
      <w:pPr>
        <w:spacing w:before="60" w:after="60"/>
      </w:pPr>
      <w:r>
        <w:rPr>
          <w:rFonts w:ascii="Arial" w:hAnsi="Arial" w:eastAsia="微软雅黑"/>
          <w:sz w:val="22"/>
          <w:szCs w:val="22"/>
        </w:rPr>
        <w:t>在脑电采集页面，可通过时域/频域切换按钮进入频域分析视图，查看实时功率谱密度与频带能量。</w:t>
      </w:r>
    </w:p>
    <w:p w14:paraId="066C9077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8.1  时域/频域切换</w:t>
      </w:r>
    </w:p>
    <w:p w14:paraId="1570B212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在信号监控区域上方的控制栏中，点击【时域/频域】切换按钮。</w:t>
      </w:r>
    </w:p>
    <w:p w14:paraId="4B87F75A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切换到频域视图后，显示两张图表：左侧为功率谱密度图，右侧为频带能量图。</w:t>
      </w:r>
    </w:p>
    <w:p w14:paraId="421F10A1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再次点击切换回时域波形视图。</w:t>
      </w:r>
    </w:p>
    <w:p w14:paraId="6D09704E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8.2  功率谱密度（PSD）</w:t>
      </w:r>
    </w:p>
    <w:p w14:paraId="28129686">
      <w:pPr>
        <w:spacing w:before="60" w:after="60"/>
      </w:pPr>
      <w:r>
        <w:rPr>
          <w:rFonts w:ascii="Arial" w:hAnsi="Arial" w:eastAsia="微软雅黑"/>
          <w:sz w:val="22"/>
          <w:szCs w:val="22"/>
        </w:rPr>
        <w:t>左侧图表显示实时 Welch 功率谱密度：</w:t>
      </w:r>
    </w:p>
    <w:p w14:paraId="7C81CC2F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使用最近 4 秒数据估计 Welch PSD，每秒更新一次</w:t>
      </w:r>
    </w:p>
    <w:p w14:paraId="2DB53768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频率范围：1 ~ 45 Hz</w:t>
      </w:r>
    </w:p>
    <w:p w14:paraId="4347358B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Y 轴支持对数（dB）与线性显示</w:t>
      </w:r>
    </w:p>
    <w:p w14:paraId="042D1B1F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背景按五频带着色：Delta、Theta、Alpha、Beta、Gamma</w:t>
      </w:r>
    </w:p>
    <w:p w14:paraId="4200E0A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支持全通道平均与通道（含双通道对比）显示切换</w:t>
      </w:r>
    </w:p>
    <w:p w14:paraId="7B09EA87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8.3  频带能量</w:t>
      </w:r>
    </w:p>
    <w:p w14:paraId="275697E0">
      <w:pPr>
        <w:spacing w:before="60" w:after="60"/>
      </w:pPr>
      <w:r>
        <w:rPr>
          <w:rFonts w:ascii="Arial" w:hAnsi="Arial" w:eastAsia="微软雅黑"/>
          <w:sz w:val="22"/>
          <w:szCs w:val="22"/>
        </w:rPr>
        <w:t>右侧图表显示各频带的相对功率或微分熵：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  <w:gridCol w:w="2400"/>
      </w:tblGrid>
      <w:tr w14:paraId="7FEBF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EA9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频带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3EFA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频率范围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02A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颜色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6288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含义</w:t>
            </w:r>
          </w:p>
        </w:tc>
      </w:tr>
      <w:tr w14:paraId="66DE4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812B">
            <w:r>
              <w:rPr>
                <w:rFonts w:ascii="Arial" w:hAnsi="Arial" w:eastAsia="微软雅黑"/>
                <w:sz w:val="21"/>
                <w:szCs w:val="21"/>
              </w:rPr>
              <w:t>Delta (delta)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41572">
            <w:r>
              <w:rPr>
                <w:rFonts w:ascii="Arial" w:hAnsi="Arial" w:eastAsia="微软雅黑"/>
                <w:sz w:val="21"/>
                <w:szCs w:val="21"/>
              </w:rPr>
              <w:t>1 ~ 4 Hz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A3461">
            <w:r>
              <w:rPr>
                <w:rFonts w:ascii="Arial" w:hAnsi="Arial" w:eastAsia="微软雅黑"/>
                <w:sz w:val="21"/>
                <w:szCs w:val="21"/>
              </w:rPr>
              <w:t>棕色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69869">
            <w:r>
              <w:rPr>
                <w:rFonts w:ascii="Arial" w:hAnsi="Arial" w:eastAsia="微软雅黑"/>
                <w:sz w:val="21"/>
                <w:szCs w:val="21"/>
              </w:rPr>
              <w:t>深睡眠波，与睡眠状态相关</w:t>
            </w:r>
          </w:p>
        </w:tc>
      </w:tr>
      <w:tr w14:paraId="0C7D5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DC146">
            <w:r>
              <w:rPr>
                <w:rFonts w:ascii="Arial" w:hAnsi="Arial" w:eastAsia="微软雅黑"/>
                <w:sz w:val="21"/>
                <w:szCs w:val="21"/>
              </w:rPr>
              <w:t>Theta (theta)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B0C3">
            <w:r>
              <w:rPr>
                <w:rFonts w:ascii="Arial" w:hAnsi="Arial" w:eastAsia="微软雅黑"/>
                <w:sz w:val="21"/>
                <w:szCs w:val="21"/>
              </w:rPr>
              <w:t>4 ~ 8 Hz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9AFF">
            <w:r>
              <w:rPr>
                <w:rFonts w:ascii="Arial" w:hAnsi="Arial" w:eastAsia="微软雅黑"/>
                <w:sz w:val="21"/>
                <w:szCs w:val="21"/>
              </w:rPr>
              <w:t>橙色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2801">
            <w:r>
              <w:rPr>
                <w:rFonts w:ascii="Arial" w:hAnsi="Arial" w:eastAsia="微软雅黑"/>
                <w:sz w:val="21"/>
                <w:szCs w:val="21"/>
              </w:rPr>
              <w:t>浅睡眠/冥想波，与记忆相关</w:t>
            </w:r>
          </w:p>
        </w:tc>
      </w:tr>
      <w:tr w14:paraId="2E1D1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EDA2">
            <w:r>
              <w:rPr>
                <w:rFonts w:ascii="Arial" w:hAnsi="Arial" w:eastAsia="微软雅黑"/>
                <w:sz w:val="21"/>
                <w:szCs w:val="21"/>
              </w:rPr>
              <w:t>Alpha (alpha)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073E2">
            <w:r>
              <w:rPr>
                <w:rFonts w:ascii="Arial" w:hAnsi="Arial" w:eastAsia="微软雅黑"/>
                <w:sz w:val="21"/>
                <w:szCs w:val="21"/>
              </w:rPr>
              <w:t>8 ~ 13 Hz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7B481">
            <w:r>
              <w:rPr>
                <w:rFonts w:ascii="Arial" w:hAnsi="Arial" w:eastAsia="微软雅黑"/>
                <w:sz w:val="21"/>
                <w:szCs w:val="21"/>
              </w:rPr>
              <w:t>绿色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02F3">
            <w:r>
              <w:rPr>
                <w:rFonts w:ascii="Arial" w:hAnsi="Arial" w:eastAsia="微软雅黑"/>
                <w:sz w:val="21"/>
                <w:szCs w:val="21"/>
              </w:rPr>
              <w:t>放松波，闭眼时增强</w:t>
            </w:r>
          </w:p>
        </w:tc>
      </w:tr>
      <w:tr w14:paraId="630D2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BC98">
            <w:r>
              <w:rPr>
                <w:rFonts w:ascii="Arial" w:hAnsi="Arial" w:eastAsia="微软雅黑"/>
                <w:sz w:val="21"/>
                <w:szCs w:val="21"/>
              </w:rPr>
              <w:t>Beta (beta)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FF64">
            <w:r>
              <w:rPr>
                <w:rFonts w:ascii="Arial" w:hAnsi="Arial" w:eastAsia="微软雅黑"/>
                <w:sz w:val="21"/>
                <w:szCs w:val="21"/>
              </w:rPr>
              <w:t>13 ~ 30 Hz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34B8A">
            <w:r>
              <w:rPr>
                <w:rFonts w:ascii="Arial" w:hAnsi="Arial" w:eastAsia="微软雅黑"/>
                <w:sz w:val="21"/>
                <w:szCs w:val="21"/>
              </w:rPr>
              <w:t>蓝色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BDA7">
            <w:r>
              <w:rPr>
                <w:rFonts w:ascii="Arial" w:hAnsi="Arial" w:eastAsia="微软雅黑"/>
                <w:sz w:val="21"/>
                <w:szCs w:val="21"/>
              </w:rPr>
              <w:t>活跃思维波，与注意力相关</w:t>
            </w:r>
          </w:p>
        </w:tc>
      </w:tr>
      <w:tr w14:paraId="03A71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6D01">
            <w:r>
              <w:rPr>
                <w:rFonts w:ascii="Arial" w:hAnsi="Arial" w:eastAsia="微软雅黑"/>
                <w:sz w:val="21"/>
                <w:szCs w:val="21"/>
              </w:rPr>
              <w:t>Gamma (gamma)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AB14A">
            <w:r>
              <w:rPr>
                <w:rFonts w:ascii="Arial" w:hAnsi="Arial" w:eastAsia="微软雅黑"/>
                <w:sz w:val="21"/>
                <w:szCs w:val="21"/>
              </w:rPr>
              <w:t>30 ~ 45 Hz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55A36">
            <w:r>
              <w:rPr>
                <w:rFonts w:ascii="Arial" w:hAnsi="Arial" w:eastAsia="微软雅黑"/>
                <w:sz w:val="21"/>
                <w:szCs w:val="21"/>
              </w:rPr>
              <w:t>紫色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60FAF">
            <w:r>
              <w:rPr>
                <w:rFonts w:ascii="Arial" w:hAnsi="Arial" w:eastAsia="微软雅黑"/>
                <w:sz w:val="21"/>
                <w:szCs w:val="21"/>
              </w:rPr>
              <w:t>高频波，与高级认知相关</w:t>
            </w:r>
          </w:p>
        </w:tc>
      </w:tr>
    </w:tbl>
    <w:p w14:paraId="011099CC">
      <w:pPr>
        <w:spacing w:before="60" w:after="60"/>
      </w:pPr>
      <w:r>
        <w:rPr>
          <w:rFonts w:ascii="Arial" w:hAnsi="Arial" w:eastAsia="微软雅黑"/>
          <w:sz w:val="22"/>
          <w:szCs w:val="22"/>
        </w:rPr>
        <w:t>通过右上方指标切换按钮可切换显示：</w:t>
      </w:r>
    </w:p>
    <w:p w14:paraId="17934B32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相对功率百分比（%）：各频带功率占总功率的比例</w:t>
      </w:r>
    </w:p>
    <w:p w14:paraId="32840F7D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微分熵（DE）：各频带的微分熵特征值</w:t>
      </w:r>
    </w:p>
    <w:p w14:paraId="7A0C7C01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8.4  通道选择</w:t>
      </w:r>
    </w:p>
    <w:p w14:paraId="20CC467C">
      <w:pPr>
        <w:spacing w:before="60" w:after="60"/>
      </w:pPr>
      <w:r>
        <w:rPr>
          <w:rFonts w:ascii="Arial" w:hAnsi="Arial" w:eastAsia="微软雅黑"/>
          <w:sz w:val="22"/>
          <w:szCs w:val="22"/>
        </w:rPr>
        <w:t>频域分析支持"全通道平均"与"通道"两种模式：</w:t>
      </w:r>
    </w:p>
    <w:p w14:paraId="72DA966D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通过 iOS 风格开关切换"全通道平均/通道"模式。</w:t>
      </w:r>
    </w:p>
    <w:p w14:paraId="3AACD2F7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通道模式下，点击【选择通道】按钮打开电极选择气泡。</w:t>
      </w:r>
    </w:p>
    <w:p w14:paraId="5008AF7E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在气泡中的电极位置图上点击电极，选择 1 或 2 个通道（最多 2 个）。</w:t>
      </w:r>
    </w:p>
    <w:p w14:paraId="0FC428E2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选择后，PSD 图与频带能量图同步显示所选通道的数据。</w:t>
      </w:r>
    </w:p>
    <w:p w14:paraId="544F9729">
      <w:pPr>
        <w:pBdr>
          <w:left w:val="single" w:color="17A2B8" w:sz="12" w:space="0"/>
        </w:pBdr>
        <w:shd w:val="clear" w:fill="D1ECF1"/>
        <w:spacing w:before="80" w:after="80"/>
        <w:ind w:left="240"/>
      </w:pPr>
      <w:r>
        <w:rPr>
          <w:rFonts w:ascii="Arial" w:hAnsi="Arial" w:eastAsia="微软雅黑"/>
          <w:b/>
          <w:bCs/>
          <w:color w:val="0C5460"/>
          <w:sz w:val="22"/>
          <w:szCs w:val="22"/>
        </w:rPr>
        <w:t>提示：</w:t>
      </w:r>
      <w:r>
        <w:rPr>
          <w:rFonts w:ascii="Arial" w:hAnsi="Arial" w:eastAsia="微软雅黑"/>
          <w:color w:val="0C5460"/>
          <w:sz w:val="22"/>
          <w:szCs w:val="22"/>
        </w:rPr>
        <w:t>全通道平均模式下，PSD 按功率域平均计算，避免简单线性平均带来的偏差；通道模式下可显示单个通道，也可选择 2 个通道进行双通道对比（见 8.5）。</w:t>
      </w:r>
    </w:p>
    <w:p w14:paraId="11B2C311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8.5  PSD 双通道对比（V3.2.0 新增）</w:t>
      </w:r>
    </w:p>
    <w:p w14:paraId="12C3D422">
      <w:pPr>
        <w:spacing w:before="60" w:after="60"/>
      </w:pPr>
      <w:r>
        <w:rPr>
          <w:rFonts w:ascii="Arial" w:hAnsi="Arial" w:eastAsia="微软雅黑"/>
          <w:sz w:val="22"/>
          <w:szCs w:val="22"/>
        </w:rPr>
        <w:t>V3.2.0 新增双通道对比功能，可同时选择两个通道，直观对比其频谱特征与频带能量差异。</w:t>
      </w:r>
    </w:p>
    <w:p w14:paraId="13D4E533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在通道模式下，点击【选择通道】按钮打开电极选择气泡。</w:t>
      </w:r>
    </w:p>
    <w:p w14:paraId="14E5F644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点击电极选择第 1 个通道，再点击另一电极选择第 2 个通道，两张图表自动进入对比模式。</w:t>
      </w:r>
    </w:p>
    <w:p w14:paraId="15F6A755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再次点击已选电极可取消选择，恢复单通道显示。</w:t>
      </w:r>
    </w:p>
    <w:p w14:paraId="16A7B866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频谱图（PSD）：两个通道的频谱曲线叠加显示，采用蓝/橙盲友好配色，右上角图例显示通道名称，鼠标悬停可同时查看两通道数值</w:t>
      </w:r>
    </w:p>
    <w:p w14:paraId="17B8C977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频带能量图：两个通道的分组柱状图并排对比，柱顶显示数值，鼠标悬停可查看各通道的功率与相对占比</w:t>
      </w:r>
    </w:p>
    <w:p w14:paraId="18C9D088">
      <w:pPr>
        <w:pBdr>
          <w:left w:val="single" w:color="17A2B8" w:sz="12" w:space="0"/>
        </w:pBdr>
        <w:shd w:val="clear" w:fill="D1ECF1"/>
        <w:spacing w:before="80" w:after="80"/>
        <w:ind w:left="240"/>
      </w:pPr>
      <w:r>
        <w:rPr>
          <w:rFonts w:ascii="Arial" w:hAnsi="Arial" w:eastAsia="微软雅黑"/>
          <w:b/>
          <w:bCs/>
          <w:color w:val="0C5460"/>
          <w:sz w:val="22"/>
          <w:szCs w:val="22"/>
        </w:rPr>
        <w:t>提示：</w:t>
      </w:r>
      <w:r>
        <w:rPr>
          <w:rFonts w:ascii="Arial" w:hAnsi="Arial" w:eastAsia="微软雅黑"/>
          <w:color w:val="0C5460"/>
          <w:sz w:val="22"/>
          <w:szCs w:val="22"/>
        </w:rPr>
        <w:t>选中第 2 个通道时，系统自动切换为通道模式并进入对比；通道模式最多选择 2 个通道，尝试选择第 3 个通道时会提示"最多对比 2 个通道，请先取消一个"。</w:t>
      </w:r>
    </w:p>
    <w:p w14:paraId="4510784B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8.6  Trigger 触发器</w:t>
      </w:r>
    </w:p>
    <w:p w14:paraId="01B3EA96">
      <w:pPr>
        <w:spacing w:before="60" w:after="60"/>
      </w:pPr>
      <w:r>
        <w:rPr>
          <w:rFonts w:ascii="Arial" w:hAnsi="Arial" w:eastAsia="微软雅黑"/>
          <w:sz w:val="22"/>
          <w:szCs w:val="22"/>
        </w:rPr>
        <w:t>频域视图控制栏还提供 Trigger 触发器控制（需配置启用）：</w:t>
      </w:r>
    </w:p>
    <w:p w14:paraId="3FFA7FE0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【开始 trigger】按钮：启动触发器服务端，开始监听触发事件</w:t>
      </w:r>
    </w:p>
    <w:p w14:paraId="62DDBDE2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【停止 trigger】按钮：停止触发器监听</w:t>
      </w:r>
    </w:p>
    <w:p w14:paraId="68A7D30E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支持多种触发源：BLE、TTL UART、TTL Level</w:t>
      </w:r>
    </w:p>
    <w:p w14:paraId="2EA0B8ED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触发事件标记到 EEG 数据中，用于后续事件相关分析</w:t>
      </w:r>
    </w:p>
    <w:p w14:paraId="15F73B96">
      <w:pPr>
        <w:pBdr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</w:pBdr>
        <w:shd w:val="clear" w:fill="F0F0F0"/>
        <w:spacing w:before="200" w:after="200"/>
        <w:jc w:val="center"/>
      </w:pPr>
      <w:r>
        <w:rPr>
          <w:rFonts w:ascii="Arial" w:hAnsi="Arial" w:eastAsia="微软雅黑"/>
          <w:color w:val="999999"/>
          <w:sz w:val="22"/>
          <w:szCs w:val="22"/>
        </w:rPr>
        <w:t>[ 此处待插入截图：脑电采集 - 频域分析视图（PSD 与频带能量图，含双通道对比模式） ]</w:t>
      </w:r>
    </w:p>
    <w:p w14:paraId="66B5CC6F">
      <w:r>
        <w:br w:type="page"/>
      </w:r>
    </w:p>
    <w:p w14:paraId="58B74FE0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第九章  数据存储与导出</w:t>
      </w:r>
    </w:p>
    <w:p w14:paraId="3F6A052D">
      <w:pPr>
        <w:spacing w:before="60" w:after="60"/>
      </w:pPr>
      <w:r>
        <w:rPr>
          <w:rFonts w:ascii="Arial" w:hAnsi="Arial" w:eastAsia="微软雅黑"/>
          <w:sz w:val="22"/>
          <w:szCs w:val="22"/>
        </w:rPr>
        <w:t>停止 EEG 采集后，系统自动跳转到"数据存储"页面，在此进行数据导出操作。</w:t>
      </w:r>
    </w:p>
    <w:p w14:paraId="5C72658C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9.1  会话概览</w:t>
      </w:r>
    </w:p>
    <w:p w14:paraId="334B7B6B">
      <w:pPr>
        <w:spacing w:before="60" w:after="60"/>
      </w:pPr>
      <w:r>
        <w:rPr>
          <w:rFonts w:ascii="Arial" w:hAnsi="Arial" w:eastAsia="微软雅黑"/>
          <w:sz w:val="22"/>
          <w:szCs w:val="22"/>
        </w:rPr>
        <w:t>页面左侧显示最近一次采集会话的概览信息：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0"/>
        <w:gridCol w:w="4800"/>
      </w:tblGrid>
      <w:tr w14:paraId="0F3C0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44BB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7A6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0F64F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55306">
            <w:r>
              <w:rPr>
                <w:rFonts w:ascii="Arial" w:hAnsi="Arial" w:eastAsia="微软雅黑"/>
                <w:sz w:val="21"/>
                <w:szCs w:val="21"/>
              </w:rPr>
              <w:t>导出状态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B8E43">
            <w:r>
              <w:rPr>
                <w:rFonts w:ascii="Arial" w:hAnsi="Arial" w:eastAsia="微软雅黑"/>
                <w:sz w:val="21"/>
                <w:szCs w:val="21"/>
              </w:rPr>
              <w:t>当前导出操作的状态（等待操作/导出中/导出成功/导出失败）</w:t>
            </w:r>
          </w:p>
        </w:tc>
      </w:tr>
      <w:tr w14:paraId="0AAAD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4B09F">
            <w:r>
              <w:rPr>
                <w:rFonts w:ascii="Arial" w:hAnsi="Arial" w:eastAsia="微软雅黑"/>
                <w:sz w:val="21"/>
                <w:szCs w:val="21"/>
              </w:rPr>
              <w:t>会话目录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6493A">
            <w:r>
              <w:rPr>
                <w:rFonts w:ascii="Arial" w:hAnsi="Arial" w:eastAsia="微软雅黑"/>
                <w:sz w:val="21"/>
                <w:szCs w:val="21"/>
              </w:rPr>
              <w:t>离线数据存储路径</w:t>
            </w:r>
          </w:p>
        </w:tc>
      </w:tr>
      <w:tr w14:paraId="2DE18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1B841">
            <w:r>
              <w:rPr>
                <w:rFonts w:ascii="Arial" w:hAnsi="Arial" w:eastAsia="微软雅黑"/>
                <w:sz w:val="21"/>
                <w:szCs w:val="21"/>
              </w:rPr>
              <w:t>采样点数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DCE9">
            <w:r>
              <w:rPr>
                <w:rFonts w:ascii="Arial" w:hAnsi="Arial" w:eastAsia="微软雅黑"/>
                <w:sz w:val="21"/>
                <w:szCs w:val="21"/>
              </w:rPr>
              <w:t>本次采集的总采样点数</w:t>
            </w:r>
          </w:p>
        </w:tc>
      </w:tr>
      <w:tr w14:paraId="620B3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F2AF">
            <w:r>
              <w:rPr>
                <w:rFonts w:ascii="Arial" w:hAnsi="Arial" w:eastAsia="微软雅黑"/>
                <w:sz w:val="21"/>
                <w:szCs w:val="21"/>
              </w:rPr>
              <w:t>通道数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9CAB4">
            <w:r>
              <w:rPr>
                <w:rFonts w:ascii="Arial" w:hAnsi="Arial" w:eastAsia="微软雅黑"/>
                <w:sz w:val="21"/>
                <w:szCs w:val="21"/>
              </w:rPr>
              <w:t>数据通道数（不含 trigger 通道）</w:t>
            </w:r>
          </w:p>
        </w:tc>
      </w:tr>
      <w:tr w14:paraId="3470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C61E">
            <w:r>
              <w:rPr>
                <w:rFonts w:ascii="Arial" w:hAnsi="Arial" w:eastAsia="微软雅黑"/>
                <w:sz w:val="21"/>
                <w:szCs w:val="21"/>
              </w:rPr>
              <w:t>估算大小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81C6">
            <w:r>
              <w:rPr>
                <w:rFonts w:ascii="Arial" w:hAnsi="Arial" w:eastAsia="微软雅黑"/>
                <w:sz w:val="21"/>
                <w:szCs w:val="21"/>
              </w:rPr>
              <w:t>原始数据估算文件大小</w:t>
            </w:r>
          </w:p>
        </w:tc>
      </w:tr>
      <w:tr w14:paraId="172E9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256A">
            <w:r>
              <w:rPr>
                <w:rFonts w:ascii="Arial" w:hAnsi="Arial" w:eastAsia="微软雅黑"/>
                <w:sz w:val="21"/>
                <w:szCs w:val="21"/>
              </w:rPr>
              <w:t>数据时长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7C65C">
            <w:r>
              <w:rPr>
                <w:rFonts w:ascii="Arial" w:hAnsi="Arial" w:eastAsia="微软雅黑"/>
                <w:sz w:val="21"/>
                <w:szCs w:val="21"/>
              </w:rPr>
              <w:t>采集时长（根据采样点数与采样率计算）</w:t>
            </w:r>
          </w:p>
        </w:tc>
      </w:tr>
    </w:tbl>
    <w:p w14:paraId="5EF239F4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9.2  原始数据导出</w:t>
      </w:r>
    </w:p>
    <w:p w14:paraId="67621237">
      <w:pPr>
        <w:spacing w:before="60" w:after="60"/>
      </w:pPr>
      <w:r>
        <w:rPr>
          <w:rFonts w:ascii="Arial" w:hAnsi="Arial" w:eastAsia="微软雅黑"/>
          <w:sz w:val="22"/>
          <w:szCs w:val="22"/>
        </w:rPr>
        <w:t>原始导出区域支持导出包含 50Hz 工频陷波的原始会话数据：</w:t>
      </w:r>
    </w:p>
    <w:p w14:paraId="6F9372A1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在"原始文件名"文本框中输入文件名（不含扩展名）。</w:t>
      </w:r>
    </w:p>
    <w:p w14:paraId="56415E14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勾选导出格式：CSV（适合脚本与表格分析）和/或 EDF（适合脑电分析软件）。</w:t>
      </w:r>
    </w:p>
    <w:p w14:paraId="069C0E92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可同时勾选两种格式，系统将生成对应格式的文件。</w:t>
      </w:r>
    </w:p>
    <w:p w14:paraId="1EE75431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原始数据已默认经过 50Hz 工频陷波处理，无需额外配置。</w:t>
      </w:r>
    </w:p>
    <w:p w14:paraId="2E2E920E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9.3  滤波导出</w:t>
      </w:r>
    </w:p>
    <w:p w14:paraId="2F1910EA">
      <w:pPr>
        <w:spacing w:before="60" w:after="60"/>
      </w:pPr>
      <w:r>
        <w:rPr>
          <w:rFonts w:ascii="Arial" w:hAnsi="Arial" w:eastAsia="微软雅黑"/>
          <w:sz w:val="22"/>
          <w:szCs w:val="22"/>
        </w:rPr>
        <w:t>如需导出带通滤波后的数据，可启用滤波导出：</w:t>
      </w:r>
    </w:p>
    <w:p w14:paraId="555D7702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勾选"启用带通滤波"开关。</w:t>
      </w:r>
    </w:p>
    <w:p w14:paraId="581B47AB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设置低频截止频率（Hz），默认 0.5 Hz。</w:t>
      </w:r>
    </w:p>
    <w:p w14:paraId="7D997972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设置高频截止频率（Hz），默认 80 Hz。</w:t>
      </w:r>
    </w:p>
    <w:p w14:paraId="0AD7DB70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在"滤波后文件名"文本框中输入文件名。</w:t>
      </w:r>
    </w:p>
    <w:p w14:paraId="1A09AA1B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勾选导出格式（CSV/EDF）。</w:t>
      </w:r>
    </w:p>
    <w:p w14:paraId="205863DE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滤波参数需满足 0 &lt; 低频截止 &lt; 高频截止。</w:t>
      </w:r>
    </w:p>
    <w:p w14:paraId="4BE29DC7">
      <w:pPr>
        <w:pBdr>
          <w:left w:val="single" w:color="17A2B8" w:sz="12" w:space="0"/>
        </w:pBdr>
        <w:shd w:val="clear" w:fill="D1ECF1"/>
        <w:spacing w:before="80" w:after="80"/>
        <w:ind w:left="240"/>
      </w:pPr>
      <w:r>
        <w:rPr>
          <w:rFonts w:ascii="Arial" w:hAnsi="Arial" w:eastAsia="微软雅黑"/>
          <w:b/>
          <w:bCs/>
          <w:color w:val="0C5460"/>
          <w:sz w:val="22"/>
          <w:szCs w:val="22"/>
        </w:rPr>
        <w:t>提示：</w:t>
      </w:r>
      <w:r>
        <w:rPr>
          <w:rFonts w:ascii="Arial" w:hAnsi="Arial" w:eastAsia="微软雅黑"/>
          <w:color w:val="0C5460"/>
          <w:sz w:val="22"/>
          <w:szCs w:val="22"/>
        </w:rPr>
        <w:t>带通滤波使用 5 阶 Butterworth 滤波器，适合大多数 EEG 分析场景。</w:t>
      </w:r>
    </w:p>
    <w:p w14:paraId="7DD87A57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9.4  导出操作</w:t>
      </w:r>
    </w:p>
    <w:p w14:paraId="75788DC1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确认导出格式已勾选（至少选择一种）。</w:t>
      </w:r>
    </w:p>
    <w:p w14:paraId="22D57081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如选择滤波导出，确保已启用滤波并填写文件名。</w:t>
      </w:r>
    </w:p>
    <w:p w14:paraId="6BFFA3B9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点击【导出文件】按钮开始导出。</w:t>
      </w:r>
    </w:p>
    <w:p w14:paraId="20F947F0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导出在后台线程执行，状态条实时显示进度。</w:t>
      </w:r>
    </w:p>
    <w:p w14:paraId="4D9476DE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导出完成后，状态条显示"导出成功"。</w:t>
      </w:r>
    </w:p>
    <w:p w14:paraId="3A164508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点击【在文件夹中打开】按钮可直接打开会话目录查看文件。</w:t>
      </w:r>
    </w:p>
    <w:p w14:paraId="4C82C188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9.5  返回模式</w:t>
      </w:r>
    </w:p>
    <w:p w14:paraId="34E7818F">
      <w:pPr>
        <w:spacing w:before="60" w:after="60"/>
      </w:pPr>
      <w:r>
        <w:rPr>
          <w:rFonts w:ascii="Arial" w:hAnsi="Arial" w:eastAsia="微软雅黑"/>
          <w:sz w:val="22"/>
          <w:szCs w:val="22"/>
        </w:rPr>
        <w:t>导出完成后，点击【返回模式】按钮可返回模式选择页面，进行下一次采集或其他操作。</w:t>
      </w:r>
    </w:p>
    <w:p w14:paraId="25059615">
      <w:pPr>
        <w:spacing w:before="120" w:after="40"/>
        <w:jc w:val="center"/>
      </w:pPr>
      <w:r>
        <w:drawing>
          <wp:inline distT="0" distB="0" distL="114300" distR="114300">
            <wp:extent cx="5925185" cy="3333115"/>
            <wp:effectExtent l="0" t="0" r="1270" b="254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605F7">
      <w:pPr>
        <w:spacing w:before="0" w:after="120"/>
        <w:jc w:val="center"/>
      </w:pPr>
      <w:r>
        <w:rPr>
          <w:rFonts w:ascii="Arial" w:hAnsi="Arial" w:eastAsia="微软雅黑"/>
          <w:i/>
          <w:iCs/>
          <w:color w:val="718096"/>
          <w:sz w:val="20"/>
          <w:szCs w:val="20"/>
        </w:rPr>
        <w:t>图 9-1  数据存储与导出页面</w:t>
      </w:r>
    </w:p>
    <w:p w14:paraId="582BD602">
      <w:r>
        <w:br w:type="page"/>
      </w:r>
    </w:p>
    <w:p w14:paraId="2BA2C0A2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第十章  电刺激（tDCS）</w:t>
      </w:r>
    </w:p>
    <w:p w14:paraId="7767B13F">
      <w:pPr>
        <w:spacing w:before="60" w:after="60"/>
      </w:pPr>
      <w:r>
        <w:rPr>
          <w:rFonts w:ascii="Arial" w:hAnsi="Arial" w:eastAsia="微软雅黑"/>
          <w:sz w:val="22"/>
          <w:szCs w:val="22"/>
        </w:rPr>
        <w:t>电刺激模式用于经颅直流电刺激（tDCS）的控制与监测。该模式仅在设备支持电刺激功能时可用。</w:t>
      </w:r>
    </w:p>
    <w:p w14:paraId="7993E968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10.1  模式可用性</w:t>
      </w:r>
    </w:p>
    <w:p w14:paraId="0E191CA6">
      <w:pPr>
        <w:spacing w:before="60" w:after="60"/>
      </w:pPr>
      <w:r>
        <w:rPr>
          <w:rFonts w:ascii="Arial" w:hAnsi="Arial" w:eastAsia="微软雅黑"/>
          <w:sz w:val="22"/>
          <w:szCs w:val="22"/>
        </w:rPr>
        <w:t>电刺激模式的可用性取决于设备硬件与系统配置：</w:t>
      </w:r>
    </w:p>
    <w:p w14:paraId="732D1517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设备需包含电刺激模块（蓝牙名称 S 后两位非 00，如 MSM008S01）</w:t>
      </w:r>
    </w:p>
    <w:p w14:paraId="2AF71FE6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配置文件中 tdcs.enabled 需为 true</w:t>
      </w:r>
    </w:p>
    <w:p w14:paraId="47CFC1F8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当前通道模式需在 tdcs.supported_channel_modes 中（仅支持 8 通道）</w:t>
      </w:r>
    </w:p>
    <w:p w14:paraId="0AA6DAD3">
      <w:pPr>
        <w:spacing w:before="60" w:after="60"/>
      </w:pPr>
      <w:r>
        <w:rPr>
          <w:rFonts w:ascii="Arial" w:hAnsi="Arial" w:eastAsia="微软雅黑"/>
          <w:sz w:val="22"/>
          <w:szCs w:val="22"/>
        </w:rPr>
        <w:t>如不满足条件，模式卡片显示禁用原因。</w:t>
      </w:r>
    </w:p>
    <w:p w14:paraId="7722CE6C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10.2  监测数据</w:t>
      </w:r>
    </w:p>
    <w:p w14:paraId="5B4AE2E6">
      <w:pPr>
        <w:spacing w:before="60" w:after="60"/>
      </w:pPr>
      <w:r>
        <w:rPr>
          <w:rFonts w:ascii="Arial" w:hAnsi="Arial" w:eastAsia="微软雅黑"/>
          <w:sz w:val="22"/>
          <w:szCs w:val="22"/>
        </w:rPr>
        <w:t>页面左侧显示实时监测数据面板，包括：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25F6B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687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4DD8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单位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01F63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53509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76B86">
            <w:r>
              <w:rPr>
                <w:rFonts w:ascii="Arial" w:hAnsi="Arial" w:eastAsia="微软雅黑"/>
                <w:sz w:val="21"/>
                <w:szCs w:val="21"/>
              </w:rPr>
              <w:t>实际输出电流（计算值）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A8F8">
            <w:r>
              <w:rPr>
                <w:rFonts w:ascii="Arial" w:hAnsi="Arial" w:eastAsia="微软雅黑"/>
                <w:sz w:val="21"/>
                <w:szCs w:val="21"/>
              </w:rPr>
              <w:t>uA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91BD">
            <w:r>
              <w:rPr>
                <w:rFonts w:ascii="Arial" w:hAnsi="Arial" w:eastAsia="微软雅黑"/>
                <w:sz w:val="21"/>
                <w:szCs w:val="21"/>
              </w:rPr>
              <w:t>根据原始值计算的输出电流</w:t>
            </w:r>
          </w:p>
        </w:tc>
      </w:tr>
      <w:tr w14:paraId="5E79F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7D49">
            <w:r>
              <w:rPr>
                <w:rFonts w:ascii="Arial" w:hAnsi="Arial" w:eastAsia="微软雅黑"/>
                <w:sz w:val="21"/>
                <w:szCs w:val="21"/>
              </w:rPr>
              <w:t>高压电源电压（计算值）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879C">
            <w:r>
              <w:rPr>
                <w:rFonts w:ascii="Arial" w:hAnsi="Arial" w:eastAsia="微软雅黑"/>
                <w:sz w:val="21"/>
                <w:szCs w:val="21"/>
              </w:rPr>
              <w:t>uV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9E90F">
            <w:r>
              <w:rPr>
                <w:rFonts w:ascii="Arial" w:hAnsi="Arial" w:eastAsia="微软雅黑"/>
                <w:sz w:val="21"/>
                <w:szCs w:val="21"/>
              </w:rPr>
              <w:t>根据原始值计算的高压电压</w:t>
            </w:r>
          </w:p>
        </w:tc>
      </w:tr>
      <w:tr w14:paraId="27D35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6D341">
            <w:r>
              <w:rPr>
                <w:rFonts w:ascii="Arial" w:hAnsi="Arial" w:eastAsia="微软雅黑"/>
                <w:sz w:val="21"/>
                <w:szCs w:val="21"/>
              </w:rPr>
              <w:t>输出电流测量值（原始值）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AA1FE">
            <w:r>
              <w:rPr>
                <w:rFonts w:ascii="Arial" w:hAnsi="Arial" w:eastAsia="微软雅黑"/>
                <w:sz w:val="21"/>
                <w:szCs w:val="21"/>
              </w:rPr>
              <w:t>原始计数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F045F">
            <w:r>
              <w:rPr>
                <w:rFonts w:ascii="Arial" w:hAnsi="Arial" w:eastAsia="微软雅黑"/>
                <w:sz w:val="21"/>
                <w:szCs w:val="21"/>
              </w:rPr>
              <w:t>ADC 原始读数</w:t>
            </w:r>
          </w:p>
        </w:tc>
      </w:tr>
      <w:tr w14:paraId="7897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FB621">
            <w:r>
              <w:rPr>
                <w:rFonts w:ascii="Arial" w:hAnsi="Arial" w:eastAsia="微软雅黑"/>
                <w:sz w:val="21"/>
                <w:szCs w:val="21"/>
              </w:rPr>
              <w:t>高压电压测量值（原始值）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92E6">
            <w:r>
              <w:rPr>
                <w:rFonts w:ascii="Arial" w:hAnsi="Arial" w:eastAsia="微软雅黑"/>
                <w:sz w:val="21"/>
                <w:szCs w:val="21"/>
              </w:rPr>
              <w:t>原始计数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AE0A">
            <w:r>
              <w:rPr>
                <w:rFonts w:ascii="Arial" w:hAnsi="Arial" w:eastAsia="微软雅黑"/>
                <w:sz w:val="21"/>
                <w:szCs w:val="21"/>
              </w:rPr>
              <w:t>ADC 原始读数</w:t>
            </w:r>
          </w:p>
        </w:tc>
      </w:tr>
    </w:tbl>
    <w:p w14:paraId="6A120335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10.3  状态信息</w:t>
      </w:r>
    </w:p>
    <w:p w14:paraId="60479A2F">
      <w:pPr>
        <w:spacing w:before="60" w:after="60"/>
      </w:pPr>
      <w:r>
        <w:rPr>
          <w:rFonts w:ascii="Arial" w:hAnsi="Arial" w:eastAsia="微软雅黑"/>
          <w:sz w:val="22"/>
          <w:szCs w:val="22"/>
        </w:rPr>
        <w:t>监测面板下方显示设备状态信息：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0"/>
        <w:gridCol w:w="4800"/>
      </w:tblGrid>
      <w:tr w14:paraId="3540B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6B5A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状态项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FBDA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4FEF3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CDEE">
            <w:r>
              <w:rPr>
                <w:rFonts w:ascii="Arial" w:hAnsi="Arial" w:eastAsia="微软雅黑"/>
                <w:sz w:val="21"/>
                <w:szCs w:val="21"/>
              </w:rPr>
              <w:t>CCS 工作状态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88F58">
            <w:r>
              <w:rPr>
                <w:rFonts w:ascii="Arial" w:hAnsi="Arial" w:eastAsia="微软雅黑"/>
                <w:sz w:val="21"/>
                <w:szCs w:val="21"/>
              </w:rPr>
              <w:t>恒流源工作状态指示（正常/异常）</w:t>
            </w:r>
          </w:p>
        </w:tc>
      </w:tr>
      <w:tr w14:paraId="2B30B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18F6">
            <w:r>
              <w:rPr>
                <w:rFonts w:ascii="Arial" w:hAnsi="Arial" w:eastAsia="微软雅黑"/>
                <w:sz w:val="21"/>
                <w:szCs w:val="21"/>
              </w:rPr>
              <w:t>负载开路故障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267D">
            <w:r>
              <w:rPr>
                <w:rFonts w:ascii="Arial" w:hAnsi="Arial" w:eastAsia="微软雅黑"/>
                <w:sz w:val="21"/>
                <w:szCs w:val="21"/>
              </w:rPr>
              <w:t>电极接触不良或脱落时触发</w:t>
            </w:r>
          </w:p>
        </w:tc>
      </w:tr>
      <w:tr w14:paraId="53971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AEFD">
            <w:r>
              <w:rPr>
                <w:rFonts w:ascii="Arial" w:hAnsi="Arial" w:eastAsia="微软雅黑"/>
                <w:sz w:val="21"/>
                <w:szCs w:val="21"/>
              </w:rPr>
              <w:t>负载过流故障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DB240">
            <w:r>
              <w:rPr>
                <w:rFonts w:ascii="Arial" w:hAnsi="Arial" w:eastAsia="微软雅黑"/>
                <w:sz w:val="21"/>
                <w:szCs w:val="21"/>
              </w:rPr>
              <w:t>输出电流超过安全阈值时触发</w:t>
            </w:r>
          </w:p>
        </w:tc>
      </w:tr>
    </w:tbl>
    <w:p w14:paraId="5E4F44F9">
      <w:pPr>
        <w:spacing w:before="60" w:after="60"/>
      </w:pPr>
      <w:r>
        <w:rPr>
          <w:rFonts w:ascii="Arial" w:hAnsi="Arial" w:eastAsia="微软雅黑"/>
          <w:sz w:val="22"/>
          <w:szCs w:val="22"/>
        </w:rPr>
        <w:t>状态以彩色徽章显示：绿色正常，红色故障。</w:t>
      </w:r>
    </w:p>
    <w:p w14:paraId="65AA3E9B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10.4  控制面板</w:t>
      </w:r>
    </w:p>
    <w:p w14:paraId="16D3297C">
      <w:pPr>
        <w:spacing w:before="60" w:after="60"/>
      </w:pPr>
      <w:r>
        <w:rPr>
          <w:rFonts w:ascii="Arial" w:hAnsi="Arial" w:eastAsia="微软雅黑"/>
          <w:sz w:val="22"/>
          <w:szCs w:val="22"/>
        </w:rPr>
        <w:t>页面右侧为控制面板，提供以下操作按钮：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2115D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92D82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操作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6184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参数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F17E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3EDF8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7EF3D">
            <w:r>
              <w:rPr>
                <w:rFonts w:ascii="Arial" w:hAnsi="Arial" w:eastAsia="微软雅黑"/>
                <w:sz w:val="21"/>
                <w:szCs w:val="21"/>
              </w:rPr>
              <w:t>设置电流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A7861">
            <w:r>
              <w:rPr>
                <w:rFonts w:ascii="Arial" w:hAnsi="Arial" w:eastAsia="微软雅黑"/>
                <w:sz w:val="21"/>
                <w:szCs w:val="21"/>
              </w:rPr>
              <w:t>输出电流（mA）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AB80">
            <w:r>
              <w:rPr>
                <w:rFonts w:ascii="Arial" w:hAnsi="Arial" w:eastAsia="微软雅黑"/>
                <w:sz w:val="21"/>
                <w:szCs w:val="21"/>
              </w:rPr>
              <w:t>设置 tDCS 输出电流值，如 2.0 mA</w:t>
            </w:r>
          </w:p>
        </w:tc>
      </w:tr>
      <w:tr w14:paraId="1C7AF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23FE">
            <w:r>
              <w:rPr>
                <w:rFonts w:ascii="Arial" w:hAnsi="Arial" w:eastAsia="微软雅黑"/>
                <w:sz w:val="21"/>
                <w:szCs w:val="21"/>
              </w:rPr>
              <w:t>稳定时间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002EC">
            <w:r>
              <w:rPr>
                <w:rFonts w:ascii="Arial" w:hAnsi="Arial" w:eastAsia="微软雅黑"/>
                <w:sz w:val="21"/>
                <w:szCs w:val="21"/>
              </w:rPr>
              <w:t>时间（秒）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294F">
            <w:r>
              <w:rPr>
                <w:rFonts w:ascii="Arial" w:hAnsi="Arial" w:eastAsia="微软雅黑"/>
                <w:sz w:val="21"/>
                <w:szCs w:val="21"/>
              </w:rPr>
              <w:t>设置电流稳定持续时间，如 10 秒</w:t>
            </w:r>
          </w:p>
        </w:tc>
      </w:tr>
      <w:tr w14:paraId="7FD41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02E8">
            <w:r>
              <w:rPr>
                <w:rFonts w:ascii="Arial" w:hAnsi="Arial" w:eastAsia="微软雅黑"/>
                <w:sz w:val="21"/>
                <w:szCs w:val="21"/>
              </w:rPr>
              <w:t>使能高压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153C8">
            <w:r>
              <w:rPr>
                <w:rFonts w:ascii="Arial" w:hAnsi="Arial" w:eastAsia="微软雅黑"/>
                <w:sz w:val="21"/>
                <w:szCs w:val="21"/>
              </w:rPr>
              <w:t>无参数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96B1">
            <w:r>
              <w:rPr>
                <w:rFonts w:ascii="Arial" w:hAnsi="Arial" w:eastAsia="微软雅黑"/>
                <w:sz w:val="21"/>
                <w:szCs w:val="21"/>
              </w:rPr>
              <w:t>使能高压电源输出</w:t>
            </w:r>
          </w:p>
        </w:tc>
      </w:tr>
      <w:tr w14:paraId="1818C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927F">
            <w:r>
              <w:rPr>
                <w:rFonts w:ascii="Arial" w:hAnsi="Arial" w:eastAsia="微软雅黑"/>
                <w:sz w:val="21"/>
                <w:szCs w:val="21"/>
              </w:rPr>
              <w:t>禁止高压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34A17">
            <w:r>
              <w:rPr>
                <w:rFonts w:ascii="Arial" w:hAnsi="Arial" w:eastAsia="微软雅黑"/>
                <w:sz w:val="21"/>
                <w:szCs w:val="21"/>
              </w:rPr>
              <w:t>无参数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3EA6">
            <w:r>
              <w:rPr>
                <w:rFonts w:ascii="Arial" w:hAnsi="Arial" w:eastAsia="微软雅黑"/>
                <w:sz w:val="21"/>
                <w:szCs w:val="21"/>
              </w:rPr>
              <w:t>禁止高压电源输出</w:t>
            </w:r>
          </w:p>
        </w:tc>
      </w:tr>
      <w:tr w14:paraId="335A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0BBF3">
            <w:r>
              <w:rPr>
                <w:rFonts w:ascii="Arial" w:hAnsi="Arial" w:eastAsia="微软雅黑"/>
                <w:sz w:val="21"/>
                <w:szCs w:val="21"/>
              </w:rPr>
              <w:t>缓升时间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AE0B">
            <w:r>
              <w:rPr>
                <w:rFonts w:ascii="Arial" w:hAnsi="Arial" w:eastAsia="微软雅黑"/>
                <w:sz w:val="21"/>
                <w:szCs w:val="21"/>
              </w:rPr>
              <w:t>时间（秒）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F6C83">
            <w:r>
              <w:rPr>
                <w:rFonts w:ascii="Arial" w:hAnsi="Arial" w:eastAsia="微软雅黑"/>
                <w:sz w:val="21"/>
                <w:szCs w:val="21"/>
              </w:rPr>
              <w:t>设置电流缓升时间，如 1.0 秒</w:t>
            </w:r>
          </w:p>
        </w:tc>
      </w:tr>
      <w:tr w14:paraId="410E9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33DA4">
            <w:r>
              <w:rPr>
                <w:rFonts w:ascii="Arial" w:hAnsi="Arial" w:eastAsia="微软雅黑"/>
                <w:sz w:val="21"/>
                <w:szCs w:val="21"/>
              </w:rPr>
              <w:t>缓降时间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5369A">
            <w:r>
              <w:rPr>
                <w:rFonts w:ascii="Arial" w:hAnsi="Arial" w:eastAsia="微软雅黑"/>
                <w:sz w:val="21"/>
                <w:szCs w:val="21"/>
              </w:rPr>
              <w:t>时间（秒）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C348C">
            <w:r>
              <w:rPr>
                <w:rFonts w:ascii="Arial" w:hAnsi="Arial" w:eastAsia="微软雅黑"/>
                <w:sz w:val="21"/>
                <w:szCs w:val="21"/>
              </w:rPr>
              <w:t>设置电流缓降时间，如 1.0 秒</w:t>
            </w:r>
          </w:p>
        </w:tc>
      </w:tr>
      <w:tr w14:paraId="5B3BB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11EC3">
            <w:r>
              <w:rPr>
                <w:rFonts w:ascii="Arial" w:hAnsi="Arial" w:eastAsia="微软雅黑"/>
                <w:sz w:val="21"/>
                <w:szCs w:val="21"/>
              </w:rPr>
              <w:t>报警阈值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E45B">
            <w:r>
              <w:rPr>
                <w:rFonts w:ascii="Arial" w:hAnsi="Arial" w:eastAsia="微软雅黑"/>
                <w:sz w:val="21"/>
                <w:szCs w:val="21"/>
              </w:rPr>
              <w:t>电流（mA）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898B2">
            <w:r>
              <w:rPr>
                <w:rFonts w:ascii="Arial" w:hAnsi="Arial" w:eastAsia="微软雅黑"/>
                <w:sz w:val="21"/>
                <w:szCs w:val="21"/>
              </w:rPr>
              <w:t>设置过流报警阈值，如 2.6 mA</w:t>
            </w:r>
          </w:p>
        </w:tc>
      </w:tr>
    </w:tbl>
    <w:p w14:paraId="38AD10BF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10.5  操作流程</w:t>
      </w:r>
    </w:p>
    <w:p w14:paraId="1C2B8851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确认设备已连接且电刺激模式可用。</w:t>
      </w:r>
    </w:p>
    <w:p w14:paraId="3CA112C7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点击【开启电刺激】按钮，系统下发启动指令。</w:t>
      </w:r>
    </w:p>
    <w:p w14:paraId="0620AB4A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在控制面板设置电流值（如 2.0 mA）。</w:t>
      </w:r>
    </w:p>
    <w:p w14:paraId="2039E304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设置缓升时间（如 1.0 秒）与稳定时间（如 10 秒）。</w:t>
      </w:r>
    </w:p>
    <w:p w14:paraId="048B3293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点击【使能高压】使能高压电源。</w:t>
      </w:r>
    </w:p>
    <w:p w14:paraId="0707F7E9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监测左侧数据面板，确认输出电流与电压正常。</w:t>
      </w:r>
    </w:p>
    <w:p w14:paraId="12F1FD5E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刺激完成后，点击【停止电刺激】按钮停止。</w:t>
      </w:r>
    </w:p>
    <w:p w14:paraId="57D5A4BD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电刺激过程中顶部导航被锁定，禁止切换页面。</w:t>
      </w:r>
    </w:p>
    <w:p w14:paraId="6810AD10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请严格遵守电刺激安全规范，电流不得超过设备允许的最大值。</w:t>
      </w:r>
    </w:p>
    <w:p w14:paraId="5FA09B6A">
      <w:pPr>
        <w:spacing w:before="120" w:after="40"/>
        <w:jc w:val="center"/>
      </w:pPr>
      <w:r>
        <w:drawing>
          <wp:inline distT="0" distB="0" distL="114300" distR="114300">
            <wp:extent cx="5925185" cy="3333115"/>
            <wp:effectExtent l="0" t="0" r="1270" b="254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9EC58">
      <w:pPr>
        <w:spacing w:before="0" w:after="120"/>
        <w:jc w:val="center"/>
      </w:pPr>
      <w:r>
        <w:rPr>
          <w:rFonts w:ascii="Arial" w:hAnsi="Arial" w:eastAsia="微软雅黑"/>
          <w:i/>
          <w:iCs/>
          <w:color w:val="718096"/>
          <w:sz w:val="20"/>
          <w:szCs w:val="20"/>
        </w:rPr>
        <w:t>图 10-1  电刺激（tDCS）控制页面</w:t>
      </w:r>
    </w:p>
    <w:p w14:paraId="358B23B8">
      <w:r>
        <w:br w:type="page"/>
      </w:r>
    </w:p>
    <w:p w14:paraId="6F17BD6A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第十一章  系统功能</w:t>
      </w:r>
    </w:p>
    <w:p w14:paraId="0CC30F60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11.1  主题切换</w:t>
      </w:r>
    </w:p>
    <w:p w14:paraId="5722F260">
      <w:pPr>
        <w:spacing w:before="60" w:after="60"/>
      </w:pPr>
      <w:r>
        <w:rPr>
          <w:rFonts w:ascii="Arial" w:hAnsi="Arial" w:eastAsia="微软雅黑"/>
          <w:sz w:val="22"/>
          <w:szCs w:val="22"/>
        </w:rPr>
        <w:t>系统支持日间模式与夜间模式两种界面主题：</w:t>
      </w:r>
    </w:p>
    <w:p w14:paraId="3F8508DD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点击顶部导航栏的主题切换按钮（月亮/太阳图标）切换主题</w:t>
      </w:r>
    </w:p>
    <w:p w14:paraId="19406A18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主题选择持久化保存到浏览器本地存储</w:t>
      </w:r>
    </w:p>
    <w:p w14:paraId="677D4BAA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切换主题后，所有图表（波形、PSD、频带能量）实时响应配色变化</w:t>
      </w:r>
    </w:p>
    <w:p w14:paraId="518C44B7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默认主题为夜间模式（深色背景）</w:t>
      </w:r>
    </w:p>
    <w:p w14:paraId="04BE522C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11.2  窗口控制</w:t>
      </w:r>
    </w:p>
    <w:p w14:paraId="1DFAE840">
      <w:pPr>
        <w:pStyle w:val="4"/>
      </w:pPr>
      <w:r>
        <w:rPr>
          <w:rFonts w:ascii="Arial" w:hAnsi="Arial" w:eastAsia="微软雅黑"/>
          <w:b/>
          <w:bCs/>
          <w:color w:val="2D3748"/>
          <w:sz w:val="24"/>
          <w:szCs w:val="24"/>
        </w:rPr>
        <w:t>最小化窗口</w:t>
      </w:r>
    </w:p>
    <w:p w14:paraId="31D5DAB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点击顶部导航栏的最小化按钮（- 图标）</w:t>
      </w:r>
    </w:p>
    <w:p w14:paraId="5DADB1D3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系统通过 Windows API 最小化当前前台窗口</w:t>
      </w:r>
    </w:p>
    <w:p w14:paraId="0E1526CC">
      <w:pPr>
        <w:pStyle w:val="4"/>
      </w:pPr>
      <w:r>
        <w:rPr>
          <w:rFonts w:ascii="Arial" w:hAnsi="Arial" w:eastAsia="微软雅黑"/>
          <w:b/>
          <w:bCs/>
          <w:color w:val="2D3748"/>
          <w:sz w:val="24"/>
          <w:szCs w:val="24"/>
        </w:rPr>
        <w:t>关机操作</w:t>
      </w:r>
    </w:p>
    <w:p w14:paraId="5D609E58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点击顶部导航栏的电源按钮（红色圆形图标）</w:t>
      </w:r>
    </w:p>
    <w:p w14:paraId="1792D186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系统弹出确认对话框："确认断开蓝牙并关闭系统吗？"</w:t>
      </w:r>
    </w:p>
    <w:p w14:paraId="79F85AE2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点击【确定】确认关机，或点击【取消】取消操作</w:t>
      </w:r>
    </w:p>
    <w:p w14:paraId="5A20A7C0">
      <w:pPr>
        <w:pStyle w:val="17"/>
        <w:numPr>
          <w:ilvl w:val="0"/>
          <w:numId w:val="2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确认后系统将：断开蓝牙连接、停止所有后台任务、退出进程</w:t>
      </w:r>
    </w:p>
    <w:p w14:paraId="74310576">
      <w:pPr>
        <w:pBdr>
          <w:left w:val="single" w:color="FFC107" w:sz="12" w:space="0"/>
        </w:pBdr>
        <w:shd w:val="clear" w:fill="FFF3CD"/>
        <w:spacing w:before="80" w:after="80"/>
        <w:ind w:left="240"/>
      </w:pPr>
      <w:r>
        <w:rPr>
          <w:rFonts w:ascii="Arial" w:hAnsi="Arial" w:eastAsia="微软雅黑"/>
          <w:b/>
          <w:bCs/>
          <w:color w:val="856404"/>
          <w:sz w:val="22"/>
          <w:szCs w:val="22"/>
        </w:rPr>
        <w:t>注意：</w:t>
      </w:r>
      <w:r>
        <w:rPr>
          <w:rFonts w:ascii="Arial" w:hAnsi="Arial" w:eastAsia="微软雅黑"/>
          <w:color w:val="856404"/>
          <w:sz w:val="22"/>
          <w:szCs w:val="22"/>
        </w:rPr>
        <w:t>关机操作会断开蓝牙连接并退出整个系统进程，请确保已保存所有数据。</w:t>
      </w:r>
    </w:p>
    <w:p w14:paraId="6C13621B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11.3  导航锁</w:t>
      </w:r>
    </w:p>
    <w:p w14:paraId="25CA53F5">
      <w:pPr>
        <w:spacing w:before="60" w:after="60"/>
      </w:pPr>
      <w:r>
        <w:rPr>
          <w:rFonts w:ascii="Arial" w:hAnsi="Arial" w:eastAsia="微软雅黑"/>
          <w:sz w:val="22"/>
          <w:szCs w:val="22"/>
        </w:rPr>
        <w:t>在某些操作过程中，系统会锁定顶部导航按钮，防止意外切换：</w:t>
      </w:r>
    </w:p>
    <w:p w14:paraId="7A81E3B9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采集/检测/刺激进行中：锁定设备与模式导航按钮</w:t>
      </w:r>
    </w:p>
    <w:p w14:paraId="79018828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导航锁定期间，按钮不可点击</w:t>
      </w:r>
    </w:p>
    <w:p w14:paraId="2C2652D2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停止相应操作后自动解锁</w:t>
      </w:r>
    </w:p>
    <w:p w14:paraId="2E06D94C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11.4  状态轮询</w:t>
      </w:r>
    </w:p>
    <w:p w14:paraId="03862D7E">
      <w:pPr>
        <w:spacing w:before="60" w:after="60"/>
      </w:pPr>
      <w:r>
        <w:rPr>
          <w:rFonts w:ascii="Arial" w:hAnsi="Arial" w:eastAsia="微软雅黑"/>
          <w:sz w:val="22"/>
          <w:szCs w:val="22"/>
        </w:rPr>
        <w:t>系统后台每 1 秒轮询一次设备状态，实时更新：</w:t>
      </w:r>
    </w:p>
    <w:p w14:paraId="6F7E8A6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蓝牙连接状态（连接/断开/连接中）</w:t>
      </w:r>
    </w:p>
    <w:p w14:paraId="6F60A97A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设备电池电量</w:t>
      </w:r>
    </w:p>
    <w:p w14:paraId="3B87136D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采集/检测/刺激运行状态</w:t>
      </w:r>
    </w:p>
    <w:p w14:paraId="0F02A2F0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设备断联时自动清理残留运行状态</w:t>
      </w:r>
    </w:p>
    <w:p w14:paraId="78E04327">
      <w:r>
        <w:br w:type="page"/>
      </w:r>
    </w:p>
    <w:p w14:paraId="30EC7A4A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第十二章  常见问题与注意事项</w:t>
      </w:r>
    </w:p>
    <w:p w14:paraId="690CCC42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12.1  常见问题</w:t>
      </w:r>
    </w:p>
    <w:p w14:paraId="1301A170">
      <w:pPr>
        <w:pStyle w:val="4"/>
      </w:pPr>
      <w:r>
        <w:rPr>
          <w:rFonts w:ascii="Arial" w:hAnsi="Arial" w:eastAsia="微软雅黑"/>
          <w:b/>
          <w:bCs/>
          <w:color w:val="2D3748"/>
          <w:sz w:val="24"/>
          <w:szCs w:val="24"/>
        </w:rPr>
        <w:t>Q: 扫描不到设备？</w:t>
      </w:r>
    </w:p>
    <w:p w14:paraId="7CF92310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确认设备已开机且蓝牙指示灯正常</w:t>
      </w:r>
    </w:p>
    <w:p w14:paraId="4A540C14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确认电脑蓝牙适配器已开启</w:t>
      </w:r>
    </w:p>
    <w:p w14:paraId="370D3ED3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将设备靠近电脑（10 米以内）</w:t>
      </w:r>
    </w:p>
    <w:p w14:paraId="0DE512A3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关闭其他可能占用蓝牙的程序</w:t>
      </w:r>
    </w:p>
    <w:p w14:paraId="47E60CB7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尝试多次点击【扫描】按钮</w:t>
      </w:r>
    </w:p>
    <w:p w14:paraId="54E2C9B1">
      <w:pPr>
        <w:pStyle w:val="4"/>
      </w:pPr>
      <w:r>
        <w:rPr>
          <w:rFonts w:ascii="Arial" w:hAnsi="Arial" w:eastAsia="微软雅黑"/>
          <w:b/>
          <w:bCs/>
          <w:color w:val="2D3748"/>
          <w:sz w:val="24"/>
          <w:szCs w:val="24"/>
        </w:rPr>
        <w:t>Q: 连接失败？</w:t>
      </w:r>
    </w:p>
    <w:p w14:paraId="4ECBBDEC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确认设备未被其他程序连接</w:t>
      </w:r>
    </w:p>
    <w:p w14:paraId="2852D004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重启设备蓝牙模块</w:t>
      </w:r>
    </w:p>
    <w:p w14:paraId="2E5EB17E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重启电脑蓝牙适配器</w:t>
      </w:r>
    </w:p>
    <w:p w14:paraId="4A0E194B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检查设备蓝牙名称是否符合 MSM 命名规则</w:t>
      </w:r>
    </w:p>
    <w:p w14:paraId="17B7C627">
      <w:pPr>
        <w:pStyle w:val="4"/>
      </w:pPr>
      <w:r>
        <w:rPr>
          <w:rFonts w:ascii="Arial" w:hAnsi="Arial" w:eastAsia="微软雅黑"/>
          <w:b/>
          <w:bCs/>
          <w:color w:val="2D3748"/>
          <w:sz w:val="24"/>
          <w:szCs w:val="24"/>
        </w:rPr>
        <w:t>Q: 阻抗值全部偏高？</w:t>
      </w:r>
    </w:p>
    <w:p w14:paraId="3AD01183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检查电极与头皮接触是否良好</w:t>
      </w:r>
    </w:p>
    <w:p w14:paraId="481D7B53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添加/补充导电膏或导电液</w:t>
      </w:r>
    </w:p>
    <w:p w14:paraId="798672C2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调整头环/脑电帽佩戴位置</w:t>
      </w:r>
    </w:p>
    <w:p w14:paraId="6454E654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检查参考电极是否正确连接</w:t>
      </w:r>
    </w:p>
    <w:p w14:paraId="44FCA93F">
      <w:pPr>
        <w:pStyle w:val="4"/>
      </w:pPr>
      <w:r>
        <w:rPr>
          <w:rFonts w:ascii="Arial" w:hAnsi="Arial" w:eastAsia="微软雅黑"/>
          <w:b/>
          <w:bCs/>
          <w:color w:val="2D3748"/>
          <w:sz w:val="24"/>
          <w:szCs w:val="24"/>
        </w:rPr>
        <w:t>Q: 波形不显示或卡顿？</w:t>
      </w:r>
    </w:p>
    <w:p w14:paraId="038ECE06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确认设备已连接且采集已开始</w:t>
      </w:r>
    </w:p>
    <w:p w14:paraId="1E1D3B2E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检查 WebSocket 连接状态（浏览器控制台）</w:t>
      </w:r>
    </w:p>
    <w:p w14:paraId="1DEF09B1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尝试刷新页面</w:t>
      </w:r>
    </w:p>
    <w:p w14:paraId="5BC15DC7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降低波形刷新频率或通道数</w:t>
      </w:r>
    </w:p>
    <w:p w14:paraId="7995A935">
      <w:pPr>
        <w:pStyle w:val="4"/>
      </w:pPr>
      <w:r>
        <w:rPr>
          <w:rFonts w:ascii="Arial" w:hAnsi="Arial" w:eastAsia="微软雅黑"/>
          <w:b/>
          <w:bCs/>
          <w:color w:val="2D3748"/>
          <w:sz w:val="24"/>
          <w:szCs w:val="24"/>
        </w:rPr>
        <w:t>Q: 导出文件失败？</w:t>
      </w:r>
    </w:p>
    <w:p w14:paraId="24A66EE0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确认至少选择一种导出格式（CSV/EDF）</w:t>
      </w:r>
    </w:p>
    <w:p w14:paraId="2DF1287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确认文件名已填写</w:t>
      </w:r>
    </w:p>
    <w:p w14:paraId="022EE87A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如启用滤波，确认低频 &lt; 高频</w:t>
      </w:r>
    </w:p>
    <w:p w14:paraId="53EDC79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检查磁盘空间是否充足</w:t>
      </w:r>
    </w:p>
    <w:p w14:paraId="58F1B7C9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12.2  注意事项</w:t>
      </w:r>
    </w:p>
    <w:p w14:paraId="5F26D894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采集前务必先进行阻抗检测，确保电极接触良好</w:t>
      </w:r>
    </w:p>
    <w:p w14:paraId="0ECCB4A2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电刺激操作需严格遵守安全规范，不得超过设备允许的最大电流</w:t>
      </w:r>
    </w:p>
    <w:p w14:paraId="25E781E5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采集过程中禁止切换通道配置，需先停止采集</w:t>
      </w:r>
    </w:p>
    <w:p w14:paraId="26778DD1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关机前请确保已导出所有需要的数据</w:t>
      </w:r>
    </w:p>
    <w:p w14:paraId="53BCAC1B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长时间使用建议连接充电器，避免设备电量不足</w:t>
      </w:r>
    </w:p>
    <w:p w14:paraId="37C75366">
      <w:pPr>
        <w:pStyle w:val="17"/>
        <w:numPr>
          <w:ilvl w:val="0"/>
          <w:numId w:val="1"/>
        </w:numPr>
        <w:spacing w:before="40" w:after="40"/>
      </w:pPr>
      <w:r>
        <w:rPr>
          <w:rFonts w:ascii="Arial" w:hAnsi="Arial" w:eastAsia="微软雅黑"/>
          <w:sz w:val="22"/>
          <w:szCs w:val="22"/>
        </w:rPr>
        <w:t>数据导出为后台操作，大文件可能需要较长时间</w:t>
      </w:r>
    </w:p>
    <w:p w14:paraId="09B7302D">
      <w:r>
        <w:br w:type="page"/>
      </w:r>
    </w:p>
    <w:p w14:paraId="46AF8AE4">
      <w:pPr>
        <w:pStyle w:val="2"/>
      </w:pPr>
      <w:r>
        <w:rPr>
          <w:rFonts w:ascii="Arial" w:hAnsi="Arial" w:eastAsia="微软雅黑"/>
          <w:b/>
          <w:bCs/>
          <w:color w:val="1A365D"/>
          <w:sz w:val="32"/>
          <w:szCs w:val="32"/>
        </w:rPr>
        <w:t>附录</w:t>
      </w:r>
    </w:p>
    <w:p w14:paraId="2E555A39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附录 A  蓝牙模块命名规则</w:t>
      </w:r>
    </w:p>
    <w:p w14:paraId="5169C86A">
      <w:pPr>
        <w:spacing w:before="60" w:after="60"/>
      </w:pPr>
      <w:r>
        <w:rPr>
          <w:rFonts w:ascii="Arial" w:hAnsi="Arial" w:eastAsia="微软雅黑"/>
          <w:sz w:val="22"/>
          <w:szCs w:val="22"/>
        </w:rPr>
        <w:t>BHB 脑电设备蓝牙命名格式：MSM + EEG通道数（3位） + S + 刺激通道数（2位）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  <w:gridCol w:w="2400"/>
      </w:tblGrid>
      <w:tr w14:paraId="247F5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140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命名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52EA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EEG 通道数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4D45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刺激通道数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F939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0520F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BBB9">
            <w:r>
              <w:rPr>
                <w:rFonts w:ascii="Arial" w:hAnsi="Arial" w:eastAsia="微软雅黑"/>
                <w:sz w:val="21"/>
                <w:szCs w:val="21"/>
              </w:rPr>
              <w:t>MSM008S00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1DBE">
            <w:r>
              <w:rPr>
                <w:rFonts w:ascii="Arial" w:hAnsi="Arial" w:eastAsia="微软雅黑"/>
                <w:sz w:val="21"/>
                <w:szCs w:val="21"/>
              </w:rPr>
              <w:t>8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9158">
            <w:r>
              <w:rPr>
                <w:rFonts w:ascii="Arial" w:hAnsi="Arial" w:eastAsia="微软雅黑"/>
                <w:sz w:val="21"/>
                <w:szCs w:val="21"/>
              </w:rPr>
              <w:t>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E0C8">
            <w:r>
              <w:rPr>
                <w:rFonts w:ascii="Arial" w:hAnsi="Arial" w:eastAsia="微软雅黑"/>
                <w:sz w:val="21"/>
                <w:szCs w:val="21"/>
              </w:rPr>
              <w:t>8 通道 EEG，无电刺激</w:t>
            </w:r>
          </w:p>
        </w:tc>
      </w:tr>
      <w:tr w14:paraId="4386F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EEA37">
            <w:r>
              <w:rPr>
                <w:rFonts w:ascii="Arial" w:hAnsi="Arial" w:eastAsia="微软雅黑"/>
                <w:sz w:val="21"/>
                <w:szCs w:val="21"/>
              </w:rPr>
              <w:t>MSM008S01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B82C">
            <w:r>
              <w:rPr>
                <w:rFonts w:ascii="Arial" w:hAnsi="Arial" w:eastAsia="微软雅黑"/>
                <w:sz w:val="21"/>
                <w:szCs w:val="21"/>
              </w:rPr>
              <w:t>8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AAA4">
            <w:r>
              <w:rPr>
                <w:rFonts w:ascii="Arial" w:hAnsi="Arial" w:eastAsia="微软雅黑"/>
                <w:sz w:val="21"/>
                <w:szCs w:val="21"/>
              </w:rPr>
              <w:t>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D849">
            <w:r>
              <w:rPr>
                <w:rFonts w:ascii="Arial" w:hAnsi="Arial" w:eastAsia="微软雅黑"/>
                <w:sz w:val="21"/>
                <w:szCs w:val="21"/>
              </w:rPr>
              <w:t>8 通道 EEG + 1 通道电刺激</w:t>
            </w:r>
          </w:p>
        </w:tc>
      </w:tr>
      <w:tr w14:paraId="012B5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F2CE">
            <w:r>
              <w:rPr>
                <w:rFonts w:ascii="Arial" w:hAnsi="Arial" w:eastAsia="微软雅黑"/>
                <w:sz w:val="21"/>
                <w:szCs w:val="21"/>
              </w:rPr>
              <w:t>MSM016S00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3EAB">
            <w:r>
              <w:rPr>
                <w:rFonts w:ascii="Arial" w:hAnsi="Arial" w:eastAsia="微软雅黑"/>
                <w:sz w:val="21"/>
                <w:szCs w:val="21"/>
              </w:rPr>
              <w:t>16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72F3">
            <w:r>
              <w:rPr>
                <w:rFonts w:ascii="Arial" w:hAnsi="Arial" w:eastAsia="微软雅黑"/>
                <w:sz w:val="21"/>
                <w:szCs w:val="21"/>
              </w:rPr>
              <w:t>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C7BB">
            <w:r>
              <w:rPr>
                <w:rFonts w:ascii="Arial" w:hAnsi="Arial" w:eastAsia="微软雅黑"/>
                <w:sz w:val="21"/>
                <w:szCs w:val="21"/>
              </w:rPr>
              <w:t>16 通道 EEG，无电刺激</w:t>
            </w:r>
          </w:p>
        </w:tc>
      </w:tr>
      <w:tr w14:paraId="06F54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3DBD">
            <w:r>
              <w:rPr>
                <w:rFonts w:ascii="Arial" w:hAnsi="Arial" w:eastAsia="微软雅黑"/>
                <w:sz w:val="21"/>
                <w:szCs w:val="21"/>
              </w:rPr>
              <w:t>MSM016S01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98590">
            <w:r>
              <w:rPr>
                <w:rFonts w:ascii="Arial" w:hAnsi="Arial" w:eastAsia="微软雅黑"/>
                <w:sz w:val="21"/>
                <w:szCs w:val="21"/>
              </w:rPr>
              <w:t>16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01DC">
            <w:r>
              <w:rPr>
                <w:rFonts w:ascii="Arial" w:hAnsi="Arial" w:eastAsia="微软雅黑"/>
                <w:sz w:val="21"/>
                <w:szCs w:val="21"/>
              </w:rPr>
              <w:t>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6002">
            <w:r>
              <w:rPr>
                <w:rFonts w:ascii="Arial" w:hAnsi="Arial" w:eastAsia="微软雅黑"/>
                <w:sz w:val="21"/>
                <w:szCs w:val="21"/>
              </w:rPr>
              <w:t>16 通道 EEG + 1 通道电刺激</w:t>
            </w:r>
          </w:p>
        </w:tc>
      </w:tr>
      <w:tr w14:paraId="14ED1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A5EA">
            <w:r>
              <w:rPr>
                <w:rFonts w:ascii="Arial" w:hAnsi="Arial" w:eastAsia="微软雅黑"/>
                <w:sz w:val="21"/>
                <w:szCs w:val="21"/>
              </w:rPr>
              <w:t>MSM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2605">
            <w:r>
              <w:rPr>
                <w:rFonts w:ascii="Arial" w:hAnsi="Arial" w:eastAsia="微软雅黑"/>
                <w:sz w:val="21"/>
                <w:szCs w:val="21"/>
              </w:rPr>
              <w:t>8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32C9E">
            <w:r>
              <w:rPr>
                <w:rFonts w:ascii="Arial" w:hAnsi="Arial" w:eastAsia="微软雅黑"/>
                <w:sz w:val="21"/>
                <w:szCs w:val="21"/>
              </w:rPr>
              <w:t>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5194A">
            <w:r>
              <w:rPr>
                <w:rFonts w:ascii="Arial" w:hAnsi="Arial" w:eastAsia="微软雅黑"/>
                <w:sz w:val="21"/>
                <w:szCs w:val="21"/>
              </w:rPr>
              <w:t>老版设备（统一命名）</w:t>
            </w:r>
          </w:p>
        </w:tc>
      </w:tr>
    </w:tbl>
    <w:p w14:paraId="4D4F4B1C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附录 B  配置参数说明</w:t>
      </w:r>
    </w:p>
    <w:p w14:paraId="0D70F857">
      <w:pPr>
        <w:spacing w:before="60" w:after="60"/>
      </w:pPr>
      <w:r>
        <w:rPr>
          <w:rFonts w:ascii="Arial" w:hAnsi="Arial" w:eastAsia="微软雅黑"/>
          <w:sz w:val="22"/>
          <w:szCs w:val="22"/>
        </w:rPr>
        <w:t>系统配置文件位于 configs/config.yaml，本机覆盖配置位于 configs/config.local.yaml。主要配置项：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7530A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67ED9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配置项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23AA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默认值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ADCB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40109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7449">
            <w:r>
              <w:rPr>
                <w:rFonts w:ascii="Arial" w:hAnsi="Arial" w:eastAsia="微软雅黑"/>
                <w:sz w:val="21"/>
                <w:szCs w:val="21"/>
              </w:rPr>
              <w:t>app.ui_version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955E2">
            <w:r>
              <w:rPr>
                <w:rFonts w:ascii="Arial" w:hAnsi="Arial" w:eastAsia="微软雅黑"/>
                <w:sz w:val="21"/>
                <w:szCs w:val="21"/>
              </w:rPr>
              <w:t>3.1.1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BDBF0">
            <w:r>
              <w:rPr>
                <w:rFonts w:ascii="Arial" w:hAnsi="Arial" w:eastAsia="微软雅黑"/>
                <w:sz w:val="21"/>
                <w:szCs w:val="21"/>
              </w:rPr>
              <w:t>界面展示版本号</w:t>
            </w:r>
          </w:p>
        </w:tc>
      </w:tr>
      <w:tr w14:paraId="7EBB3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26BF8">
            <w:r>
              <w:rPr>
                <w:rFonts w:ascii="Arial" w:hAnsi="Arial" w:eastAsia="微软雅黑"/>
                <w:sz w:val="21"/>
                <w:szCs w:val="21"/>
              </w:rPr>
              <w:t>eeg.n_channels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41D0">
            <w:r>
              <w:rPr>
                <w:rFonts w:ascii="Arial" w:hAnsi="Arial" w:eastAsia="微软雅黑"/>
                <w:sz w:val="21"/>
                <w:szCs w:val="21"/>
              </w:rPr>
              <w:t>8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2FD8">
            <w:r>
              <w:rPr>
                <w:rFonts w:ascii="Arial" w:hAnsi="Arial" w:eastAsia="微软雅黑"/>
                <w:sz w:val="21"/>
                <w:szCs w:val="21"/>
              </w:rPr>
              <w:t>EEG 通道数（8 或 16）</w:t>
            </w:r>
          </w:p>
        </w:tc>
      </w:tr>
      <w:tr w14:paraId="7EAF9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2AF8">
            <w:r>
              <w:rPr>
                <w:rFonts w:ascii="Arial" w:hAnsi="Arial" w:eastAsia="微软雅黑"/>
                <w:sz w:val="21"/>
                <w:szCs w:val="21"/>
              </w:rPr>
              <w:t>eeg.sampling_rate_hz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1B21">
            <w:r>
              <w:rPr>
                <w:rFonts w:ascii="Arial" w:hAnsi="Arial" w:eastAsia="微软雅黑"/>
                <w:sz w:val="21"/>
                <w:szCs w:val="21"/>
              </w:rPr>
              <w:t>500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34F3">
            <w:r>
              <w:rPr>
                <w:rFonts w:ascii="Arial" w:hAnsi="Arial" w:eastAsia="微软雅黑"/>
                <w:sz w:val="21"/>
                <w:szCs w:val="21"/>
              </w:rPr>
              <w:t>采样率（Hz）</w:t>
            </w:r>
          </w:p>
        </w:tc>
      </w:tr>
      <w:tr w14:paraId="7C880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A6FC5">
            <w:r>
              <w:rPr>
                <w:rFonts w:ascii="Arial" w:hAnsi="Arial" w:eastAsia="微软雅黑"/>
                <w:sz w:val="21"/>
                <w:szCs w:val="21"/>
              </w:rPr>
              <w:t>ui.waveform.time_window_sec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2A29">
            <w:r>
              <w:rPr>
                <w:rFonts w:ascii="Arial" w:hAnsi="Arial" w:eastAsia="微软雅黑"/>
                <w:sz w:val="21"/>
                <w:szCs w:val="21"/>
              </w:rPr>
              <w:t>2.0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036EC">
            <w:r>
              <w:rPr>
                <w:rFonts w:ascii="Arial" w:hAnsi="Arial" w:eastAsia="微软雅黑"/>
                <w:sz w:val="21"/>
                <w:szCs w:val="21"/>
              </w:rPr>
              <w:t>波形显示窗口时长（秒）</w:t>
            </w:r>
          </w:p>
        </w:tc>
      </w:tr>
      <w:tr w14:paraId="69053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D2A18">
            <w:r>
              <w:rPr>
                <w:rFonts w:ascii="Arial" w:hAnsi="Arial" w:eastAsia="微软雅黑"/>
                <w:sz w:val="21"/>
                <w:szCs w:val="21"/>
              </w:rPr>
              <w:t>ui.waveform.render_fps_hz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46AFF">
            <w:r>
              <w:rPr>
                <w:rFonts w:ascii="Arial" w:hAnsi="Arial" w:eastAsia="微软雅黑"/>
                <w:sz w:val="21"/>
                <w:szCs w:val="21"/>
              </w:rPr>
              <w:t>15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8C2D">
            <w:r>
              <w:rPr>
                <w:rFonts w:ascii="Arial" w:hAnsi="Arial" w:eastAsia="微软雅黑"/>
                <w:sz w:val="21"/>
                <w:szCs w:val="21"/>
              </w:rPr>
              <w:t>波形渲染刷新频率（Hz）</w:t>
            </w:r>
          </w:p>
        </w:tc>
      </w:tr>
      <w:tr w14:paraId="550C8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8D56">
            <w:r>
              <w:rPr>
                <w:rFonts w:ascii="Arial" w:hAnsi="Arial" w:eastAsia="微软雅黑"/>
                <w:sz w:val="21"/>
                <w:szCs w:val="21"/>
              </w:rPr>
              <w:t>impedance.ui.good_max_ohm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1718">
            <w:r>
              <w:rPr>
                <w:rFonts w:ascii="Arial" w:hAnsi="Arial" w:eastAsia="微软雅黑"/>
                <w:sz w:val="21"/>
                <w:szCs w:val="21"/>
              </w:rPr>
              <w:t>5000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3F782">
            <w:r>
              <w:rPr>
                <w:rFonts w:ascii="Arial" w:hAnsi="Arial" w:eastAsia="微软雅黑"/>
                <w:sz w:val="21"/>
                <w:szCs w:val="21"/>
              </w:rPr>
              <w:t>阻抗良好阈值（欧姆）</w:t>
            </w:r>
          </w:p>
        </w:tc>
      </w:tr>
      <w:tr w14:paraId="03EF7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33FB6">
            <w:r>
              <w:rPr>
                <w:rFonts w:ascii="Arial" w:hAnsi="Arial" w:eastAsia="微软雅黑"/>
                <w:sz w:val="21"/>
                <w:szCs w:val="21"/>
              </w:rPr>
              <w:t>impedance.ui.warn_max_ohm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69DC">
            <w:r>
              <w:rPr>
                <w:rFonts w:ascii="Arial" w:hAnsi="Arial" w:eastAsia="微软雅黑"/>
                <w:sz w:val="21"/>
                <w:szCs w:val="21"/>
              </w:rPr>
              <w:t>20000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019A">
            <w:r>
              <w:rPr>
                <w:rFonts w:ascii="Arial" w:hAnsi="Arial" w:eastAsia="微软雅黑"/>
                <w:sz w:val="21"/>
                <w:szCs w:val="21"/>
              </w:rPr>
              <w:t>阻抗警告阈值（欧姆）</w:t>
            </w:r>
          </w:p>
        </w:tc>
      </w:tr>
      <w:tr w14:paraId="6BB66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DD648">
            <w:r>
              <w:rPr>
                <w:rFonts w:ascii="Arial" w:hAnsi="Arial" w:eastAsia="微软雅黑"/>
                <w:sz w:val="21"/>
                <w:szCs w:val="21"/>
              </w:rPr>
              <w:t>signal.notch.freq_hz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6C4B">
            <w:r>
              <w:rPr>
                <w:rFonts w:ascii="Arial" w:hAnsi="Arial" w:eastAsia="微软雅黑"/>
                <w:sz w:val="21"/>
                <w:szCs w:val="21"/>
              </w:rPr>
              <w:t>50.0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445D">
            <w:r>
              <w:rPr>
                <w:rFonts w:ascii="Arial" w:hAnsi="Arial" w:eastAsia="微软雅黑"/>
                <w:sz w:val="21"/>
                <w:szCs w:val="21"/>
              </w:rPr>
              <w:t>工频陷波频率（Hz）</w:t>
            </w:r>
          </w:p>
        </w:tc>
      </w:tr>
      <w:tr w14:paraId="21C2D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3E402">
            <w:r>
              <w:rPr>
                <w:rFonts w:ascii="Arial" w:hAnsi="Arial" w:eastAsia="微软雅黑"/>
                <w:sz w:val="21"/>
                <w:szCs w:val="21"/>
              </w:rPr>
              <w:t>signal.bandpass.enabled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4F503">
            <w:r>
              <w:rPr>
                <w:rFonts w:ascii="Arial" w:hAnsi="Arial" w:eastAsia="微软雅黑"/>
                <w:sz w:val="21"/>
                <w:szCs w:val="21"/>
              </w:rPr>
              <w:t>true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5A604">
            <w:r>
              <w:rPr>
                <w:rFonts w:ascii="Arial" w:hAnsi="Arial" w:eastAsia="微软雅黑"/>
                <w:sz w:val="21"/>
                <w:szCs w:val="21"/>
              </w:rPr>
              <w:t>在线带通滤波开关（V3.2.0 起默认开启，1~45 Hz）</w:t>
            </w:r>
          </w:p>
        </w:tc>
      </w:tr>
      <w:tr w14:paraId="47D09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C34DA">
            <w:r>
              <w:rPr>
                <w:rFonts w:ascii="Arial" w:hAnsi="Arial" w:eastAsia="微软雅黑"/>
                <w:sz w:val="21"/>
                <w:szCs w:val="21"/>
              </w:rPr>
              <w:t>signal.psd.window_sec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60E8B">
            <w:r>
              <w:rPr>
                <w:rFonts w:ascii="Arial" w:hAnsi="Arial" w:eastAsia="微软雅黑"/>
                <w:sz w:val="21"/>
                <w:szCs w:val="21"/>
              </w:rPr>
              <w:t>4.0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B2AD3">
            <w:r>
              <w:rPr>
                <w:rFonts w:ascii="Arial" w:hAnsi="Arial" w:eastAsia="微软雅黑"/>
                <w:sz w:val="21"/>
                <w:szCs w:val="21"/>
              </w:rPr>
              <w:t>PSD 计算窗口时长（秒）</w:t>
            </w:r>
          </w:p>
        </w:tc>
      </w:tr>
      <w:tr w14:paraId="7ECEE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08129">
            <w:r>
              <w:rPr>
                <w:rFonts w:ascii="Arial" w:hAnsi="Arial" w:eastAsia="微软雅黑"/>
                <w:sz w:val="21"/>
                <w:szCs w:val="21"/>
              </w:rPr>
              <w:t>server.port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ECDE">
            <w:r>
              <w:rPr>
                <w:rFonts w:ascii="Arial" w:hAnsi="Arial" w:eastAsia="微软雅黑"/>
                <w:sz w:val="21"/>
                <w:szCs w:val="21"/>
              </w:rPr>
              <w:t>8001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5DA35">
            <w:r>
              <w:rPr>
                <w:rFonts w:ascii="Arial" w:hAnsi="Arial" w:eastAsia="微软雅黑"/>
                <w:sz w:val="21"/>
                <w:szCs w:val="21"/>
              </w:rPr>
              <w:t>Web 服务端口</w:t>
            </w:r>
          </w:p>
        </w:tc>
      </w:tr>
      <w:tr w14:paraId="2DB92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EE4C">
            <w:r>
              <w:rPr>
                <w:rFonts w:ascii="Arial" w:hAnsi="Arial" w:eastAsia="微软雅黑"/>
                <w:sz w:val="21"/>
                <w:szCs w:val="21"/>
              </w:rPr>
              <w:t>streaming.ws_send_fps_hz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6EC1">
            <w:r>
              <w:rPr>
                <w:rFonts w:ascii="Arial" w:hAnsi="Arial" w:eastAsia="微软雅黑"/>
                <w:sz w:val="21"/>
                <w:szCs w:val="21"/>
              </w:rPr>
              <w:t>15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97E4">
            <w:r>
              <w:rPr>
                <w:rFonts w:ascii="Arial" w:hAnsi="Arial" w:eastAsia="微软雅黑"/>
                <w:sz w:val="21"/>
                <w:szCs w:val="21"/>
              </w:rPr>
              <w:t>WebSocket 推送频率（Hz）</w:t>
            </w:r>
          </w:p>
        </w:tc>
      </w:tr>
      <w:tr w14:paraId="5F1C0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47D4">
            <w:r>
              <w:rPr>
                <w:rFonts w:ascii="Arial" w:hAnsi="Arial" w:eastAsia="微软雅黑"/>
                <w:sz w:val="21"/>
                <w:szCs w:val="21"/>
              </w:rPr>
              <w:t>offline.root_dir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E44F">
            <w:r>
              <w:rPr>
                <w:rFonts w:ascii="Arial" w:hAnsi="Arial" w:eastAsia="微软雅黑"/>
                <w:sz w:val="21"/>
                <w:szCs w:val="21"/>
              </w:rPr>
              <w:t>offlinedata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A606C">
            <w:r>
              <w:rPr>
                <w:rFonts w:ascii="Arial" w:hAnsi="Arial" w:eastAsia="微软雅黑"/>
                <w:sz w:val="21"/>
                <w:szCs w:val="21"/>
              </w:rPr>
              <w:t>离线数据根目录</w:t>
            </w:r>
          </w:p>
        </w:tc>
      </w:tr>
    </w:tbl>
    <w:p w14:paraId="6F6ADFAD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附录 C  系统页面导航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55F55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52C7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页面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896D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URL Hash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D2B26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功能</w:t>
            </w:r>
          </w:p>
        </w:tc>
      </w:tr>
      <w:tr w14:paraId="0B488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0B97">
            <w:r>
              <w:rPr>
                <w:rFonts w:ascii="Arial" w:hAnsi="Arial" w:eastAsia="微软雅黑"/>
                <w:sz w:val="21"/>
                <w:szCs w:val="21"/>
              </w:rPr>
              <w:t>设备页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9496C">
            <w:r>
              <w:rPr>
                <w:rFonts w:ascii="Arial" w:hAnsi="Arial" w:eastAsia="微软雅黑"/>
                <w:sz w:val="21"/>
                <w:szCs w:val="21"/>
              </w:rPr>
              <w:t>#device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C38EC">
            <w:r>
              <w:rPr>
                <w:rFonts w:ascii="Arial" w:hAnsi="Arial" w:eastAsia="微软雅黑"/>
                <w:sz w:val="21"/>
                <w:szCs w:val="21"/>
              </w:rPr>
              <w:t>蓝牙扫描、连接、通道配置</w:t>
            </w:r>
          </w:p>
        </w:tc>
      </w:tr>
      <w:tr w14:paraId="00BA1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F754">
            <w:r>
              <w:rPr>
                <w:rFonts w:ascii="Arial" w:hAnsi="Arial" w:eastAsia="微软雅黑"/>
                <w:sz w:val="21"/>
                <w:szCs w:val="21"/>
              </w:rPr>
              <w:t>模式页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260C2">
            <w:r>
              <w:rPr>
                <w:rFonts w:ascii="Arial" w:hAnsi="Arial" w:eastAsia="微软雅黑"/>
                <w:sz w:val="21"/>
                <w:szCs w:val="21"/>
              </w:rPr>
              <w:t>#mode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766C6">
            <w:r>
              <w:rPr>
                <w:rFonts w:ascii="Arial" w:hAnsi="Arial" w:eastAsia="微软雅黑"/>
                <w:sz w:val="21"/>
                <w:szCs w:val="21"/>
              </w:rPr>
              <w:t>工作模式选择</w:t>
            </w:r>
          </w:p>
        </w:tc>
      </w:tr>
      <w:tr w14:paraId="7F00F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0081">
            <w:r>
              <w:rPr>
                <w:rFonts w:ascii="Arial" w:hAnsi="Arial" w:eastAsia="微软雅黑"/>
                <w:sz w:val="21"/>
                <w:szCs w:val="21"/>
              </w:rPr>
              <w:t>脑电采集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B962">
            <w:r>
              <w:rPr>
                <w:rFonts w:ascii="Arial" w:hAnsi="Arial" w:eastAsia="微软雅黑"/>
                <w:sz w:val="21"/>
                <w:szCs w:val="21"/>
              </w:rPr>
              <w:t>#eeg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EE03">
            <w:r>
              <w:rPr>
                <w:rFonts w:ascii="Arial" w:hAnsi="Arial" w:eastAsia="微软雅黑"/>
                <w:sz w:val="21"/>
                <w:szCs w:val="21"/>
              </w:rPr>
              <w:t>实时波形显示、频域分析</w:t>
            </w:r>
          </w:p>
        </w:tc>
      </w:tr>
      <w:tr w14:paraId="5888C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3EF7B">
            <w:r>
              <w:rPr>
                <w:rFonts w:ascii="Arial" w:hAnsi="Arial" w:eastAsia="微软雅黑"/>
                <w:sz w:val="21"/>
                <w:szCs w:val="21"/>
              </w:rPr>
              <w:t>阻抗检测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3CD18">
            <w:r>
              <w:rPr>
                <w:rFonts w:ascii="Arial" w:hAnsi="Arial" w:eastAsia="微软雅黑"/>
                <w:sz w:val="21"/>
                <w:szCs w:val="21"/>
              </w:rPr>
              <w:t>#impedance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32A83">
            <w:r>
              <w:rPr>
                <w:rFonts w:ascii="Arial" w:hAnsi="Arial" w:eastAsia="微软雅黑"/>
                <w:sz w:val="21"/>
                <w:szCs w:val="21"/>
              </w:rPr>
              <w:t>阻抗检测与可视化</w:t>
            </w:r>
          </w:p>
        </w:tc>
      </w:tr>
      <w:tr w14:paraId="44BC3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983BC">
            <w:r>
              <w:rPr>
                <w:rFonts w:ascii="Arial" w:hAnsi="Arial" w:eastAsia="微软雅黑"/>
                <w:sz w:val="21"/>
                <w:szCs w:val="21"/>
              </w:rPr>
              <w:t>电刺激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EE80">
            <w:r>
              <w:rPr>
                <w:rFonts w:ascii="Arial" w:hAnsi="Arial" w:eastAsia="微软雅黑"/>
                <w:sz w:val="21"/>
                <w:szCs w:val="21"/>
              </w:rPr>
              <w:t>#tdcs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C68A4">
            <w:r>
              <w:rPr>
                <w:rFonts w:ascii="Arial" w:hAnsi="Arial" w:eastAsia="微软雅黑"/>
                <w:sz w:val="21"/>
                <w:szCs w:val="21"/>
              </w:rPr>
              <w:t>tDCS 控制与监测</w:t>
            </w:r>
          </w:p>
        </w:tc>
      </w:tr>
      <w:tr w14:paraId="4B519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FF340">
            <w:r>
              <w:rPr>
                <w:rFonts w:ascii="Arial" w:hAnsi="Arial" w:eastAsia="微软雅黑"/>
                <w:sz w:val="21"/>
                <w:szCs w:val="21"/>
              </w:rPr>
              <w:t>数据存储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4CB21">
            <w:r>
              <w:rPr>
                <w:rFonts w:ascii="Arial" w:hAnsi="Arial" w:eastAsia="微软雅黑"/>
                <w:sz w:val="21"/>
                <w:szCs w:val="21"/>
              </w:rPr>
              <w:t>#offline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15AFA">
            <w:r>
              <w:rPr>
                <w:rFonts w:ascii="Arial" w:hAnsi="Arial" w:eastAsia="微软雅黑"/>
                <w:sz w:val="21"/>
                <w:szCs w:val="21"/>
              </w:rPr>
              <w:t>数据导出与管理</w:t>
            </w:r>
          </w:p>
        </w:tc>
      </w:tr>
    </w:tbl>
    <w:p w14:paraId="51EA6953">
      <w:pPr>
        <w:pStyle w:val="3"/>
      </w:pPr>
      <w:r>
        <w:rPr>
          <w:rFonts w:ascii="Arial" w:hAnsi="Arial" w:eastAsia="微软雅黑"/>
          <w:b/>
          <w:bCs/>
          <w:color w:val="2B6CB0"/>
          <w:sz w:val="28"/>
          <w:szCs w:val="28"/>
        </w:rPr>
        <w:t>附录 D  待插入截图清单</w:t>
      </w:r>
    </w:p>
    <w:p w14:paraId="1D4C0092">
      <w:pPr>
        <w:spacing w:before="60" w:after="60"/>
      </w:pPr>
      <w:r>
        <w:rPr>
          <w:rFonts w:ascii="Arial" w:hAnsi="Arial" w:eastAsia="微软雅黑"/>
          <w:sz w:val="22"/>
          <w:szCs w:val="22"/>
        </w:rPr>
        <w:t>以下截图因功能依赖设备连接或运行时状态，在实际使用时请补充截取：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3200"/>
      </w:tblGrid>
      <w:tr w14:paraId="36E37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A22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序号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57C4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截图内容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A0E1">
            <w:pPr>
              <w:jc w:val="center"/>
            </w:pPr>
            <w:r>
              <w:rPr>
                <w:rFonts w:ascii="Arial" w:hAnsi="Arial" w:eastAsia="微软雅黑"/>
                <w:b/>
                <w:bCs/>
                <w:color w:val="FFFFFF"/>
                <w:sz w:val="22"/>
                <w:szCs w:val="22"/>
              </w:rPr>
              <w:t>建议截取时机</w:t>
            </w:r>
          </w:p>
        </w:tc>
      </w:tr>
      <w:tr w14:paraId="6F01F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6B23">
            <w:r>
              <w:rPr>
                <w:rFonts w:ascii="Arial" w:hAnsi="Arial" w:eastAsia="微软雅黑"/>
                <w:sz w:val="21"/>
                <w:szCs w:val="21"/>
              </w:rPr>
              <w:t>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8FA39">
            <w:r>
              <w:rPr>
                <w:rFonts w:ascii="Arial" w:hAnsi="Arial" w:eastAsia="微软雅黑"/>
                <w:sz w:val="21"/>
                <w:szCs w:val="21"/>
              </w:rPr>
              <w:t>设备扫描结果列表（显示设备名称、地址、RSSI）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8C8B8">
            <w:r>
              <w:rPr>
                <w:rFonts w:ascii="Arial" w:hAnsi="Arial" w:eastAsia="微软雅黑"/>
                <w:sz w:val="21"/>
                <w:szCs w:val="21"/>
              </w:rPr>
              <w:t>点击扫描后，设备列表刷新完成时</w:t>
            </w:r>
          </w:p>
        </w:tc>
      </w:tr>
      <w:tr w14:paraId="7707D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AB35">
            <w:r>
              <w:rPr>
                <w:rFonts w:ascii="Arial" w:hAnsi="Arial" w:eastAsia="微软雅黑"/>
                <w:sz w:val="21"/>
                <w:szCs w:val="21"/>
              </w:rPr>
              <w:t>2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844A">
            <w:r>
              <w:rPr>
                <w:rFonts w:ascii="Arial" w:hAnsi="Arial" w:eastAsia="微软雅黑"/>
                <w:sz w:val="21"/>
                <w:szCs w:val="21"/>
              </w:rPr>
              <w:t>设备连接成功状态（状态灯绿色）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4DD57">
            <w:r>
              <w:rPr>
                <w:rFonts w:ascii="Arial" w:hAnsi="Arial" w:eastAsia="微软雅黑"/>
                <w:sz w:val="21"/>
                <w:szCs w:val="21"/>
              </w:rPr>
              <w:t>点击连接后，连接成功时</w:t>
            </w:r>
          </w:p>
        </w:tc>
      </w:tr>
      <w:tr w14:paraId="15164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9EA3">
            <w:r>
              <w:rPr>
                <w:rFonts w:ascii="Arial" w:hAnsi="Arial" w:eastAsia="微软雅黑"/>
                <w:sz w:val="21"/>
                <w:szCs w:val="21"/>
              </w:rPr>
              <w:t>3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B02C">
            <w:r>
              <w:rPr>
                <w:rFonts w:ascii="Arial" w:hAnsi="Arial" w:eastAsia="微软雅黑"/>
                <w:sz w:val="21"/>
                <w:szCs w:val="21"/>
              </w:rPr>
              <w:t>阻抗检测运行中（地形图着色、列表显示数值）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FA15A">
            <w:r>
              <w:rPr>
                <w:rFonts w:ascii="Arial" w:hAnsi="Arial" w:eastAsia="微软雅黑"/>
                <w:sz w:val="21"/>
                <w:szCs w:val="21"/>
              </w:rPr>
              <w:t>开启阻抗检测，数据更新中</w:t>
            </w:r>
          </w:p>
        </w:tc>
      </w:tr>
      <w:tr w14:paraId="682F6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E130">
            <w:r>
              <w:rPr>
                <w:rFonts w:ascii="Arial" w:hAnsi="Arial" w:eastAsia="微软雅黑"/>
                <w:sz w:val="21"/>
                <w:szCs w:val="21"/>
              </w:rPr>
              <w:t>4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70955">
            <w:r>
              <w:rPr>
                <w:rFonts w:ascii="Arial" w:hAnsi="Arial" w:eastAsia="微软雅黑"/>
                <w:sz w:val="21"/>
                <w:szCs w:val="21"/>
              </w:rPr>
              <w:t>EEG 采集运行中（多通道实时波形）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21157">
            <w:r>
              <w:rPr>
                <w:rFonts w:ascii="Arial" w:hAnsi="Arial" w:eastAsia="微软雅黑"/>
                <w:sz w:val="21"/>
                <w:szCs w:val="21"/>
              </w:rPr>
              <w:t>开始 EEG 采集，波形滚动显示时</w:t>
            </w:r>
          </w:p>
        </w:tc>
      </w:tr>
      <w:tr w14:paraId="5D551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265C4">
            <w:r>
              <w:rPr>
                <w:rFonts w:ascii="Arial" w:hAnsi="Arial" w:eastAsia="微软雅黑"/>
                <w:sz w:val="21"/>
                <w:szCs w:val="21"/>
              </w:rPr>
              <w:t>5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4927">
            <w:r>
              <w:rPr>
                <w:rFonts w:ascii="Arial" w:hAnsi="Arial" w:eastAsia="微软雅黑"/>
                <w:sz w:val="21"/>
                <w:szCs w:val="21"/>
              </w:rPr>
              <w:t>频域分析视图（PSD 图与频带能量图，含双通道对比模式）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2C5BC">
            <w:r>
              <w:rPr>
                <w:rFonts w:ascii="Arial" w:hAnsi="Arial" w:eastAsia="微软雅黑"/>
                <w:sz w:val="21"/>
                <w:szCs w:val="21"/>
              </w:rPr>
              <w:t>切换到频域视图，有数据更新时</w:t>
            </w:r>
          </w:p>
        </w:tc>
      </w:tr>
      <w:tr w14:paraId="077D0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9788E">
            <w:r>
              <w:rPr>
                <w:rFonts w:ascii="Arial" w:hAnsi="Arial" w:eastAsia="微软雅黑"/>
                <w:sz w:val="21"/>
                <w:szCs w:val="21"/>
              </w:rPr>
              <w:t>6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23B54">
            <w:r>
              <w:rPr>
                <w:rFonts w:ascii="Arial" w:hAnsi="Arial" w:eastAsia="微软雅黑"/>
                <w:sz w:val="21"/>
                <w:szCs w:val="21"/>
              </w:rPr>
              <w:t>数据导出成功状态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1E363">
            <w:r>
              <w:rPr>
                <w:rFonts w:ascii="Arial" w:hAnsi="Arial" w:eastAsia="微软雅黑"/>
                <w:sz w:val="21"/>
                <w:szCs w:val="21"/>
              </w:rPr>
              <w:t>导出文件完成时</w:t>
            </w:r>
          </w:p>
        </w:tc>
      </w:tr>
      <w:tr w14:paraId="20A43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F6370">
            <w:r>
              <w:rPr>
                <w:rFonts w:ascii="Arial" w:hAnsi="Arial" w:eastAsia="微软雅黑"/>
                <w:sz w:val="21"/>
                <w:szCs w:val="21"/>
              </w:rPr>
              <w:t>7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6C4B">
            <w:r>
              <w:rPr>
                <w:rFonts w:ascii="Arial" w:hAnsi="Arial" w:eastAsia="微软雅黑"/>
                <w:sz w:val="21"/>
                <w:szCs w:val="21"/>
              </w:rPr>
              <w:t>电刺激运行中（监测数据显示）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B291C">
            <w:r>
              <w:rPr>
                <w:rFonts w:ascii="Arial" w:hAnsi="Arial" w:eastAsia="微软雅黑"/>
                <w:sz w:val="21"/>
                <w:szCs w:val="21"/>
              </w:rPr>
              <w:t>开启电刺激，有数据反馈时</w:t>
            </w:r>
          </w:p>
        </w:tc>
      </w:tr>
      <w:tr w14:paraId="33601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DE2F5">
            <w:r>
              <w:rPr>
                <w:rFonts w:ascii="Arial" w:hAnsi="Arial" w:eastAsia="微软雅黑"/>
                <w:sz w:val="21"/>
                <w:szCs w:val="21"/>
              </w:rPr>
              <w:t>8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1B78">
            <w:r>
              <w:rPr>
                <w:rFonts w:ascii="Arial" w:hAnsi="Arial" w:eastAsia="微软雅黑"/>
                <w:sz w:val="21"/>
                <w:szCs w:val="21"/>
              </w:rPr>
              <w:t>夜间模式界面（对比日间模式）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8BA9">
            <w:r>
              <w:rPr>
                <w:rFonts w:ascii="Arial" w:hAnsi="Arial" w:eastAsia="微软雅黑"/>
                <w:sz w:val="21"/>
                <w:szCs w:val="21"/>
              </w:rPr>
              <w:t>切换主题后</w:t>
            </w:r>
          </w:p>
        </w:tc>
      </w:tr>
      <w:tr w14:paraId="7CBDD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AB61">
            <w:r>
              <w:rPr>
                <w:rFonts w:ascii="Arial" w:hAnsi="Arial" w:eastAsia="微软雅黑"/>
                <w:sz w:val="21"/>
                <w:szCs w:val="21"/>
              </w:rPr>
              <w:t>9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9D96">
            <w:r>
              <w:rPr>
                <w:rFonts w:ascii="Arial" w:hAnsi="Arial" w:eastAsia="微软雅黑"/>
                <w:sz w:val="21"/>
                <w:szCs w:val="21"/>
              </w:rPr>
              <w:t>通道拖拽排序操作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55782">
            <w:r>
              <w:rPr>
                <w:rFonts w:ascii="Arial" w:hAnsi="Arial" w:eastAsia="微软雅黑"/>
                <w:sz w:val="21"/>
                <w:szCs w:val="21"/>
              </w:rPr>
              <w:t>拖动通道项时</w:t>
            </w:r>
          </w:p>
        </w:tc>
      </w:tr>
      <w:tr w14:paraId="7CEFC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F1F0">
            <w:r>
              <w:rPr>
                <w:rFonts w:ascii="Arial" w:hAnsi="Arial" w:eastAsia="微软雅黑"/>
                <w:sz w:val="21"/>
                <w:szCs w:val="21"/>
              </w:rPr>
              <w:t>10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FC92">
            <w:r>
              <w:rPr>
                <w:rFonts w:ascii="Arial" w:hAnsi="Arial" w:eastAsia="微软雅黑"/>
                <w:sz w:val="21"/>
                <w:szCs w:val="21"/>
              </w:rPr>
              <w:t>常用组合选择与保存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7F08A">
            <w:r>
              <w:rPr>
                <w:rFonts w:ascii="Arial" w:hAnsi="Arial" w:eastAsia="微软雅黑"/>
                <w:sz w:val="21"/>
                <w:szCs w:val="21"/>
              </w:rPr>
              <w:t>操作预设时</w:t>
            </w:r>
          </w:p>
        </w:tc>
      </w:tr>
      <w:tr w14:paraId="2D9EA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FB122">
            <w:r>
              <w:rPr>
                <w:rFonts w:ascii="Arial" w:hAnsi="Arial" w:eastAsia="微软雅黑"/>
                <w:sz w:val="21"/>
                <w:szCs w:val="21"/>
              </w:rPr>
              <w:t>11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C233">
            <w:r>
              <w:rPr>
                <w:rFonts w:ascii="Arial" w:hAnsi="Arial" w:eastAsia="微软雅黑"/>
                <w:sz w:val="21"/>
                <w:szCs w:val="21"/>
              </w:rPr>
              <w:t>PSD 双通道对比视图（双曲线与分组柱状图）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1D344">
            <w:r>
              <w:rPr>
                <w:rFonts w:ascii="Arial" w:hAnsi="Arial" w:eastAsia="微软雅黑"/>
                <w:sz w:val="21"/>
                <w:szCs w:val="21"/>
              </w:rPr>
              <w:t>通道模式下选择 2 个通道后（V3.2.0）</w:t>
            </w:r>
          </w:p>
        </w:tc>
      </w:tr>
    </w:tbl>
    <w:p w14:paraId="3A8A46E0"/>
    <w:sectPr>
      <w:headerReference w:type="default" r:id="rId17"/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686722069" w:date="2026-08-20T15:51:41Z" w:initials="">
    <w:p w14:paraId="67F0E092">
      <w:pPr>
        <w:pStyle w:val="8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软著名称不能去那是英文，需要加上中文（软件，系统，平台结尾）</w:t>
      </w:r>
    </w:p>
  </w:comment>
  <w:comment w:id="1" w:author="AI Assistant" w:date="2026-08-20T13:40:07Z" w:initials="C">
    <w:p w14:paraId="2A376DAB">
      <w:r>
        <w:rPr>
          <w:color w:val="000000"/>
          <w:sz w:val="20"/>
          <w:szCs w:val="20"/>
        </w:rPr>
        <w:t>已按批注修改：封面软著名称已更新为“脑电采集分析系统”。</w:t>
      </w:r>
    </w:p>
  </w:comment>
  <w:comment w:id="2" w:author="WPS_1686722069" w:date="2026-08-20T15:50:00Z" w:initials="">
    <w:p w14:paraId="5C6D1192">
      <w:pPr>
        <w:pStyle w:val="8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使用系统第一步  应该在文档最前面</w:t>
      </w:r>
    </w:p>
  </w:comment>
  <w:comment w:id="3" w:author="AI Assistant" w:date="2026-08-20T13:40:07Z" w:initials="C">
    <w:p w14:paraId="641B16C9">
      <w:r>
        <w:rPr>
          <w:color w:val="000000"/>
          <w:sz w:val="20"/>
          <w:szCs w:val="20"/>
        </w:rPr>
        <w:t>已按批注修改：设备连接章节已调整至文档最前（第二章）。</w:t>
      </w:r>
    </w:p>
  </w:comment>
  <w:comment w:id="4" w:author="AI Assistant" w:date="2026-08-20T13:40:07Z" w:initials="C">
    <w:p w14:paraId="35FA2963">
      <w:r>
        <w:rPr>
          <w:color w:val="000000"/>
          <w:sz w:val="20"/>
          <w:szCs w:val="20"/>
        </w:rPr>
        <w:t>已按批注修改：启动步骤中已补充系统首页（设备页面，无需登录）的说明。</w:t>
      </w:r>
    </w:p>
  </w:comment>
  <w:comment w:id="5" w:author="WPS_1686722069" w:date="2026-08-20T15:43:17Z" w:initials="">
    <w:p w14:paraId="05F366E2">
      <w:pPr>
        <w:pStyle w:val="8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系统首页登录页面</w:t>
      </w:r>
    </w:p>
  </w:comment>
  <w:comment w:id="6" w:author="WPS_1686722069" w:date="2026-08-20T15:49:27Z" w:initials="">
    <w:p w14:paraId="50D1DF98">
      <w:pPr>
        <w:pStyle w:val="8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最好是结合实际的系统页面进行描述</w:t>
      </w:r>
    </w:p>
  </w:comment>
  <w:comment w:id="7" w:author="AI Assistant" w:date="2026-08-20T13:40:07Z" w:initials="C">
    <w:p w14:paraId="0D62CF89">
      <w:r>
        <w:rPr>
          <w:color w:val="000000"/>
          <w:sz w:val="20"/>
          <w:szCs w:val="20"/>
        </w:rPr>
        <w:t>已按批注修改：系统界面总览已结合系统首页截图进行描述。</w:t>
      </w:r>
    </w:p>
  </w:comment>
  <w:comment w:id="8" w:author="WPS_1686722069" w:date="2026-08-20T15:50:35Z" w:initials="">
    <w:p w14:paraId="7D25E1E1">
      <w:pPr>
        <w:pStyle w:val="8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一样的 结合系统页面进行描述，不要全是文字</w:t>
      </w:r>
    </w:p>
  </w:comment>
  <w:comment w:id="9" w:author="AI Assistant" w:date="2026-08-20T13:40:07Z" w:initials="C">
    <w:p w14:paraId="198323BC">
      <w:r>
        <w:rPr>
          <w:color w:val="000000"/>
          <w:sz w:val="20"/>
          <w:szCs w:val="20"/>
        </w:rPr>
        <w:t>已按批注修改：通道配置章节已结合页面截图进行描述。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7F0E092" w15:done="0"/>
  <w15:commentEx w15:paraId="2A376DAB" w15:done="0" w15:paraIdParent="67F0E092"/>
  <w15:commentEx w15:paraId="5C6D1192" w15:done="0"/>
  <w15:commentEx w15:paraId="641B16C9" w15:done="0" w15:paraIdParent="5C6D1192"/>
  <w15:commentEx w15:paraId="35FA2963" w15:done="0" w15:paraIdParent="5C6D1192"/>
  <w15:commentEx w15:paraId="05F366E2" w15:done="0"/>
  <w15:commentEx w15:paraId="50D1DF98" w15:done="0"/>
  <w15:commentEx w15:paraId="0D62CF89" w15:done="0" w15:paraIdParent="50D1DF98"/>
  <w15:commentEx w15:paraId="7D25E1E1" w15:done="0"/>
  <w15:commentEx w15:paraId="198323BC" w15:done="0" w15:paraIdParent="7D25E1E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F1AEA">
    <w:pPr>
      <w:jc w:val="center"/>
    </w:pPr>
    <w:r>
      <w:rPr>
        <w:rFonts w:ascii="Arial" w:hAnsi="Arial" w:eastAsia="微软雅黑"/>
        <w:color w:val="A0AEC0"/>
        <w:sz w:val="18"/>
        <w:szCs w:val="18"/>
      </w:rPr>
      <w:t xml:space="preserve">第 </w:t>
    </w:r>
    <w:r>
      <w:rPr>
        <w:rFonts w:ascii="Arial" w:hAnsi="Arial" w:eastAsia="微软雅黑"/>
        <w:color w:val="A0AEC0"/>
        <w:sz w:val="18"/>
        <w:szCs w:val="18"/>
      </w:rPr>
      <w:fldChar w:fldCharType="begin"/>
    </w:r>
    <w:r>
      <w:rPr>
        <w:rFonts w:ascii="Arial" w:hAnsi="Arial" w:eastAsia="微软雅黑"/>
        <w:color w:val="A0AEC0"/>
        <w:sz w:val="18"/>
        <w:szCs w:val="18"/>
      </w:rPr>
      <w:instrText xml:space="preserve">PAGE</w:instrText>
    </w:r>
    <w:r>
      <w:rPr>
        <w:rFonts w:ascii="Arial" w:hAnsi="Arial" w:eastAsia="微软雅黑"/>
        <w:color w:val="A0AEC0"/>
        <w:sz w:val="18"/>
        <w:szCs w:val="18"/>
      </w:rPr>
      <w:fldChar w:fldCharType="separate"/>
    </w:r>
    <w:r>
      <w:rPr>
        <w:rFonts w:ascii="Arial" w:hAnsi="Arial" w:eastAsia="微软雅黑"/>
        <w:color w:val="A0AEC0"/>
        <w:sz w:val="18"/>
        <w:szCs w:val="18"/>
      </w:rPr>
      <w:fldChar w:fldCharType="end"/>
    </w:r>
    <w:r>
      <w:rPr>
        <w:rFonts w:ascii="Arial" w:hAnsi="Arial" w:eastAsia="微软雅黑"/>
        <w:color w:val="A0AEC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ADB44"/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7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686722069">
    <w15:presenceInfo w15:providerId="WPS Office" w15:userId="7847181801"/>
  </w15:person>
  <w15:person w15:author="AI Assistant">
    <w15:presenceInfo w15:providerId="None" w15:userId="AI Assistant"/>
  </w15:person>
  <w15:person w15:author="赵金昊">
    <w15:presenceInfo w15:providerId="WPS Office" w15:userId="88725974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trackRevisions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14F6478"/>
    <w:rsid w:val="05D764AD"/>
    <w:rsid w:val="12033B72"/>
    <w:rsid w:val="12B9706B"/>
    <w:rsid w:val="3579545F"/>
    <w:rsid w:val="372F1B4E"/>
    <w:rsid w:val="597439D0"/>
    <w:rsid w:val="5DA23AD8"/>
    <w:rsid w:val="76EF6EC3"/>
    <w:rsid w:val="7A5F08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theme="minorBidi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360" w:after="200"/>
      <w:outlineLvl w:val="0"/>
    </w:pPr>
    <w:rPr>
      <w:rFonts w:ascii="Arial" w:hAnsi="Arial" w:eastAsia="微软雅黑" w:cstheme="minorBidi"/>
      <w:b/>
      <w:bCs/>
      <w:color w:val="1A365D"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60"/>
      <w:outlineLvl w:val="1"/>
    </w:pPr>
    <w:rPr>
      <w:rFonts w:ascii="Arial" w:hAnsi="Arial" w:eastAsia="微软雅黑" w:cstheme="minorBidi"/>
      <w:b/>
      <w:bCs/>
      <w:color w:val="2B6CB0"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00" w:after="120"/>
      <w:outlineLvl w:val="2"/>
    </w:pPr>
    <w:rPr>
      <w:rFonts w:ascii="Arial" w:hAnsi="Arial" w:eastAsia="微软雅黑" w:cstheme="minorBidi"/>
      <w:b/>
      <w:bCs/>
      <w:color w:val="2D374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 w:cstheme="minorBid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微软雅黑" w:cstheme="minorBid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微软雅黑" w:cstheme="minorBidi"/>
      <w:color w:val="1F4D78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0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1">
    <w:name w:val="Title"/>
    <w:qFormat/>
    <w:uiPriority w:val="0"/>
    <w:rPr>
      <w:rFonts w:ascii="Arial" w:hAnsi="Arial" w:eastAsia="微软雅黑" w:cstheme="minorBidi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微软雅黑" w:cstheme="minorBidi"/>
      <w:sz w:val="22"/>
      <w:szCs w:val="22"/>
    </w:rPr>
  </w:style>
  <w:style w:type="character" w:customStyle="1" w:styleId="18">
    <w:name w:val="Footnote Text Char"/>
    <w:link w:val="10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6" Type="http://schemas.microsoft.com/office/2011/relationships/people" Target="people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17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2025</Words>
  <Characters>2547</Characters>
  <TotalTime>20</TotalTime>
  <ScaleCrop>false</ScaleCrop>
  <LinksUpToDate>false</LinksUpToDate>
  <CharactersWithSpaces>2735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2026-08-07T13:15:00Z</dcterms:created>
  <dc:creator>Un-named</dc:creator>
  <cp:lastModifiedBy>赵金昊</cp:lastModifiedBy>
  <dcterms:modified xsi:type="dcterms:W3CDTF">2026-08-20T13:47:19Z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eyJoZGlkIjoiOTk4OTE5YzhlMGUyZmY4OWM5NWNlNGJmMWM5YzEwYWQiLCJ1c2VySWQiOiIxNTcyMTYwMDU5In0=</vt:lpwstr>
  </property>
  <property fmtid="{D5CDD505-2E9C-101B-9397-08002B2CF9AE}" pid="3" name="KSOProductBuildVer">
    <vt:lpwstr>2052-12.1.0.28043</vt:lpwstr>
  </property>
  <property fmtid="{D5CDD505-2E9C-101B-9397-08002B2CF9AE}" pid="4" name="ICV">
    <vt:lpwstr>E1E21EFE115C4C708B168DDD7BDE53DC_13</vt:lpwstr>
  </property>
</Properties>
</file>